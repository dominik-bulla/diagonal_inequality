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AC3A26B" w:rsidR="00D12A07" w:rsidRPr="001B223C" w:rsidRDefault="00814014" w:rsidP="00571BFC">
      <w:pPr>
        <w:spacing w:before="240" w:after="240"/>
        <w:jc w:val="both"/>
        <w:rPr>
          <w:rFonts w:asciiTheme="majorHAnsi" w:hAnsiTheme="majorHAnsi" w:cstheme="majorHAnsi"/>
          <w:b/>
          <w:bCs/>
        </w:rPr>
      </w:pPr>
      <w:r>
        <w:rPr>
          <w:rFonts w:asciiTheme="majorHAnsi" w:hAnsiTheme="majorHAnsi" w:cstheme="majorHAnsi"/>
          <w:b/>
          <w:bCs/>
        </w:rPr>
        <w:t xml:space="preserve">Chapter 11: </w:t>
      </w:r>
      <w:r w:rsidR="00275966">
        <w:rPr>
          <w:rFonts w:asciiTheme="majorHAnsi" w:hAnsiTheme="majorHAnsi" w:cstheme="majorHAnsi"/>
          <w:b/>
          <w:bCs/>
        </w:rPr>
        <w:t xml:space="preserve">Diagonal inequality? </w:t>
      </w:r>
      <w:r w:rsidRPr="001B223C">
        <w:rPr>
          <w:rFonts w:asciiTheme="majorHAnsi" w:hAnsiTheme="majorHAnsi" w:cstheme="majorHAnsi"/>
          <w:b/>
          <w:bCs/>
        </w:rPr>
        <w:t xml:space="preserve">The </w:t>
      </w:r>
      <w:r w:rsidR="00275966">
        <w:rPr>
          <w:rFonts w:asciiTheme="majorHAnsi" w:hAnsiTheme="majorHAnsi" w:cstheme="majorHAnsi"/>
          <w:b/>
          <w:bCs/>
        </w:rPr>
        <w:t xml:space="preserve">global </w:t>
      </w:r>
      <w:r w:rsidRPr="001B223C">
        <w:rPr>
          <w:rFonts w:asciiTheme="majorHAnsi" w:hAnsiTheme="majorHAnsi" w:cstheme="majorHAnsi"/>
          <w:b/>
          <w:bCs/>
        </w:rPr>
        <w:t>prevalence of the racial wealth divide and what this means for policy</w:t>
      </w:r>
    </w:p>
    <w:p w14:paraId="00000002"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Amanda Lenhardt, Kings College; Faiza Shaheen, LSE; Dominik Bulla</w:t>
      </w:r>
    </w:p>
    <w:p w14:paraId="00000007" w14:textId="5ECED292" w:rsidR="00D12A07" w:rsidRPr="001B223C" w:rsidRDefault="00D12A07" w:rsidP="00571BFC">
      <w:pPr>
        <w:jc w:val="both"/>
        <w:rPr>
          <w:rFonts w:asciiTheme="majorHAnsi" w:hAnsiTheme="majorHAnsi" w:cstheme="majorHAnsi"/>
        </w:rPr>
      </w:pPr>
    </w:p>
    <w:p w14:paraId="69E2D137" w14:textId="679980D2" w:rsidR="001600E4" w:rsidRPr="001B223C" w:rsidRDefault="00000000" w:rsidP="009B7C3B">
      <w:pPr>
        <w:jc w:val="both"/>
        <w:rPr>
          <w:rFonts w:asciiTheme="majorHAnsi" w:hAnsiTheme="majorHAnsi" w:cstheme="majorHAnsi"/>
          <w:b/>
          <w:bCs/>
        </w:rPr>
      </w:pPr>
      <w:sdt>
        <w:sdtPr>
          <w:rPr>
            <w:rFonts w:asciiTheme="majorHAnsi" w:hAnsiTheme="majorHAnsi" w:cstheme="majorHAnsi"/>
          </w:rPr>
          <w:tag w:val="goog_rdk_0"/>
          <w:id w:val="-68954536"/>
          <w:showingPlcHdr/>
        </w:sdtPr>
        <w:sdtContent>
          <w:r w:rsidR="003D38FC">
            <w:rPr>
              <w:rFonts w:asciiTheme="majorHAnsi" w:hAnsiTheme="majorHAnsi" w:cstheme="majorHAnsi"/>
            </w:rPr>
            <w:t xml:space="preserve">     </w:t>
          </w:r>
        </w:sdtContent>
      </w:sdt>
      <w:r w:rsidRPr="001B223C">
        <w:rPr>
          <w:rFonts w:asciiTheme="majorHAnsi" w:hAnsiTheme="majorHAnsi" w:cstheme="majorHAnsi"/>
          <w:b/>
          <w:bCs/>
        </w:rPr>
        <w:t>Introduction</w:t>
      </w:r>
    </w:p>
    <w:p w14:paraId="00000009" w14:textId="6B72D068" w:rsidR="00D12A07" w:rsidRPr="003D38FC" w:rsidRDefault="002559D3" w:rsidP="001600E4">
      <w:pPr>
        <w:jc w:val="both"/>
        <w:rPr>
          <w:rFonts w:asciiTheme="majorHAnsi" w:hAnsiTheme="majorHAnsi" w:cstheme="majorHAnsi"/>
        </w:rPr>
      </w:pPr>
      <w:r>
        <w:rPr>
          <w:rFonts w:asciiTheme="majorHAnsi" w:hAnsiTheme="majorHAnsi" w:cstheme="majorHAnsi"/>
        </w:rPr>
        <w:t>As we have seen</w:t>
      </w:r>
      <w:r w:rsidR="003532B3">
        <w:rPr>
          <w:rFonts w:asciiTheme="majorHAnsi" w:hAnsiTheme="majorHAnsi" w:cstheme="majorHAnsi"/>
        </w:rPr>
        <w:t xml:space="preserve"> from earlier chapters in this book</w:t>
      </w:r>
      <w:r>
        <w:rPr>
          <w:rFonts w:asciiTheme="majorHAnsi" w:hAnsiTheme="majorHAnsi" w:cstheme="majorHAnsi"/>
        </w:rPr>
        <w:t>, t</w:t>
      </w:r>
      <w:r w:rsidR="001600E4" w:rsidRPr="001B223C">
        <w:rPr>
          <w:rFonts w:asciiTheme="majorHAnsi" w:hAnsiTheme="majorHAnsi" w:cstheme="majorHAnsi"/>
        </w:rPr>
        <w:t xml:space="preserve">he </w:t>
      </w:r>
      <w:r>
        <w:rPr>
          <w:rFonts w:asciiTheme="majorHAnsi" w:hAnsiTheme="majorHAnsi" w:cstheme="majorHAnsi"/>
        </w:rPr>
        <w:t xml:space="preserve">gravity of the </w:t>
      </w:r>
      <w:r w:rsidR="001600E4" w:rsidRPr="001B223C">
        <w:rPr>
          <w:rFonts w:asciiTheme="majorHAnsi" w:hAnsiTheme="majorHAnsi" w:cstheme="majorHAnsi"/>
        </w:rPr>
        <w:t>racial wealth</w:t>
      </w:r>
      <w:r w:rsidR="001C77D8">
        <w:rPr>
          <w:rFonts w:asciiTheme="majorHAnsi" w:hAnsiTheme="majorHAnsi" w:cstheme="majorHAnsi"/>
        </w:rPr>
        <w:t xml:space="preserve"> divide</w:t>
      </w:r>
      <w:r w:rsidR="001600E4" w:rsidRPr="001B223C">
        <w:rPr>
          <w:rFonts w:asciiTheme="majorHAnsi" w:hAnsiTheme="majorHAnsi" w:cstheme="majorHAnsi"/>
        </w:rPr>
        <w:t xml:space="preserve"> </w:t>
      </w:r>
      <w:r w:rsidR="00163DF2">
        <w:rPr>
          <w:rFonts w:asciiTheme="majorHAnsi" w:hAnsiTheme="majorHAnsi" w:cstheme="majorHAnsi"/>
        </w:rPr>
        <w:t xml:space="preserve">needs no underscoring in </w:t>
      </w:r>
      <w:r w:rsidR="001600E4" w:rsidRPr="001B223C">
        <w:rPr>
          <w:rFonts w:asciiTheme="majorHAnsi" w:hAnsiTheme="majorHAnsi" w:cstheme="majorHAnsi"/>
        </w:rPr>
        <w:t xml:space="preserve">South Africa, where its origins are deeply rooted in the legacy of apartheid, </w:t>
      </w:r>
      <w:r w:rsidR="00163DF2">
        <w:rPr>
          <w:rFonts w:asciiTheme="majorHAnsi" w:hAnsiTheme="majorHAnsi" w:cstheme="majorHAnsi"/>
        </w:rPr>
        <w:t xml:space="preserve">or in </w:t>
      </w:r>
      <w:r w:rsidR="00163DF2" w:rsidRPr="003D38FC">
        <w:rPr>
          <w:rFonts w:asciiTheme="majorHAnsi" w:hAnsiTheme="majorHAnsi" w:cstheme="majorHAnsi"/>
        </w:rPr>
        <w:t>the United Kingdom</w:t>
      </w:r>
      <w:r w:rsidR="00C60431">
        <w:rPr>
          <w:rFonts w:asciiTheme="majorHAnsi" w:hAnsiTheme="majorHAnsi" w:cstheme="majorHAnsi"/>
        </w:rPr>
        <w:t xml:space="preserve"> where the data on differences between </w:t>
      </w:r>
      <w:proofErr w:type="spellStart"/>
      <w:r w:rsidR="00C60431">
        <w:rPr>
          <w:rFonts w:asciiTheme="majorHAnsi" w:hAnsiTheme="majorHAnsi" w:cstheme="majorHAnsi"/>
        </w:rPr>
        <w:t>racialised</w:t>
      </w:r>
      <w:proofErr w:type="spellEnd"/>
      <w:r w:rsidR="00C60431">
        <w:rPr>
          <w:rFonts w:asciiTheme="majorHAnsi" w:hAnsiTheme="majorHAnsi" w:cstheme="majorHAnsi"/>
        </w:rPr>
        <w:t xml:space="preserve"> groups </w:t>
      </w:r>
      <w:r w:rsidR="00275966">
        <w:rPr>
          <w:rFonts w:asciiTheme="majorHAnsi" w:hAnsiTheme="majorHAnsi" w:cstheme="majorHAnsi"/>
        </w:rPr>
        <w:t>clearly reflects patterns of migration from former British colonies</w:t>
      </w:r>
      <w:r w:rsidR="00163DF2" w:rsidRPr="003D38FC">
        <w:rPr>
          <w:rFonts w:asciiTheme="majorHAnsi" w:hAnsiTheme="majorHAnsi" w:cstheme="majorHAnsi"/>
        </w:rPr>
        <w:t xml:space="preserve">. </w:t>
      </w:r>
      <w:r w:rsidRPr="003D38FC">
        <w:rPr>
          <w:rFonts w:asciiTheme="majorHAnsi" w:hAnsiTheme="majorHAnsi" w:cstheme="majorHAnsi"/>
        </w:rPr>
        <w:t xml:space="preserve">In this </w:t>
      </w:r>
      <w:r w:rsidR="00A513DF">
        <w:rPr>
          <w:rFonts w:asciiTheme="majorHAnsi" w:hAnsiTheme="majorHAnsi" w:cstheme="majorHAnsi"/>
        </w:rPr>
        <w:t xml:space="preserve">concluding </w:t>
      </w:r>
      <w:r w:rsidRPr="003D38FC">
        <w:rPr>
          <w:rFonts w:asciiTheme="majorHAnsi" w:hAnsiTheme="majorHAnsi" w:cstheme="majorHAnsi"/>
        </w:rPr>
        <w:t>chapter</w:t>
      </w:r>
      <w:r w:rsidR="001C77D8">
        <w:rPr>
          <w:rFonts w:asciiTheme="majorHAnsi" w:hAnsiTheme="majorHAnsi" w:cstheme="majorHAnsi"/>
        </w:rPr>
        <w:t>,</w:t>
      </w:r>
      <w:r w:rsidRPr="003D38FC">
        <w:rPr>
          <w:rFonts w:asciiTheme="majorHAnsi" w:hAnsiTheme="majorHAnsi" w:cstheme="majorHAnsi"/>
        </w:rPr>
        <w:t xml:space="preserve"> we </w:t>
      </w:r>
      <w:r w:rsidR="0006050D" w:rsidRPr="003D38FC">
        <w:rPr>
          <w:rFonts w:asciiTheme="majorHAnsi" w:hAnsiTheme="majorHAnsi" w:cstheme="majorHAnsi"/>
        </w:rPr>
        <w:t>extend this comparative lens even further</w:t>
      </w:r>
      <w:r w:rsidR="000F353A">
        <w:rPr>
          <w:rFonts w:asciiTheme="majorHAnsi" w:hAnsiTheme="majorHAnsi" w:cstheme="majorHAnsi"/>
        </w:rPr>
        <w:t xml:space="preserve">, reviewing new data on </w:t>
      </w:r>
      <w:r w:rsidR="001C77D8">
        <w:rPr>
          <w:rFonts w:asciiTheme="majorHAnsi" w:hAnsiTheme="majorHAnsi" w:cstheme="majorHAnsi"/>
        </w:rPr>
        <w:t xml:space="preserve">racial wealth divide </w:t>
      </w:r>
      <w:r w:rsidR="000F353A">
        <w:rPr>
          <w:rFonts w:asciiTheme="majorHAnsi" w:hAnsiTheme="majorHAnsi" w:cstheme="majorHAnsi"/>
        </w:rPr>
        <w:t xml:space="preserve">across </w:t>
      </w:r>
      <w:r w:rsidR="009B7C3B" w:rsidRPr="003D38FC">
        <w:rPr>
          <w:rFonts w:asciiTheme="majorHAnsi" w:hAnsiTheme="majorHAnsi" w:cstheme="majorHAnsi"/>
        </w:rPr>
        <w:t xml:space="preserve">40 </w:t>
      </w:r>
      <w:r w:rsidR="001C77D8">
        <w:rPr>
          <w:rFonts w:asciiTheme="majorHAnsi" w:hAnsiTheme="majorHAnsi" w:cstheme="majorHAnsi"/>
        </w:rPr>
        <w:t>countries that rarely feature in inequality research</w:t>
      </w:r>
      <w:r w:rsidR="004836AA">
        <w:rPr>
          <w:rFonts w:asciiTheme="majorHAnsi" w:hAnsiTheme="majorHAnsi" w:cstheme="majorHAnsi"/>
        </w:rPr>
        <w:t xml:space="preserve">. We </w:t>
      </w:r>
      <w:r w:rsidR="00275966">
        <w:rPr>
          <w:rFonts w:asciiTheme="majorHAnsi" w:hAnsiTheme="majorHAnsi" w:cstheme="majorHAnsi"/>
        </w:rPr>
        <w:t>make the case for a new conception of inequality as ‘diagonal</w:t>
      </w:r>
      <w:r w:rsidR="009B7C3B" w:rsidRPr="003D38FC">
        <w:rPr>
          <w:rFonts w:asciiTheme="majorHAnsi" w:hAnsiTheme="majorHAnsi" w:cstheme="majorHAnsi"/>
        </w:rPr>
        <w:t>.</w:t>
      </w:r>
      <w:r w:rsidR="00275966">
        <w:rPr>
          <w:rFonts w:asciiTheme="majorHAnsi" w:hAnsiTheme="majorHAnsi" w:cstheme="majorHAnsi"/>
        </w:rPr>
        <w:t>’</w:t>
      </w:r>
      <w:r w:rsidR="009B7C3B" w:rsidRPr="003D38FC">
        <w:rPr>
          <w:rFonts w:asciiTheme="majorHAnsi" w:hAnsiTheme="majorHAnsi" w:cstheme="majorHAnsi"/>
        </w:rPr>
        <w:t xml:space="preserve"> </w:t>
      </w:r>
      <w:r w:rsidR="003D38FC">
        <w:rPr>
          <w:rFonts w:asciiTheme="majorHAnsi" w:hAnsiTheme="majorHAnsi" w:cstheme="majorHAnsi"/>
        </w:rPr>
        <w:t xml:space="preserve">We </w:t>
      </w:r>
      <w:r w:rsidR="004836AA">
        <w:rPr>
          <w:rFonts w:asciiTheme="majorHAnsi" w:hAnsiTheme="majorHAnsi" w:cstheme="majorHAnsi"/>
        </w:rPr>
        <w:t xml:space="preserve">thus reinforce the message of this book that the </w:t>
      </w:r>
      <w:r w:rsidR="003D38FC">
        <w:rPr>
          <w:rFonts w:asciiTheme="majorHAnsi" w:hAnsiTheme="majorHAnsi" w:cstheme="majorHAnsi"/>
        </w:rPr>
        <w:t xml:space="preserve">racial wealth divide </w:t>
      </w:r>
      <w:r w:rsidR="004836AA">
        <w:rPr>
          <w:rFonts w:asciiTheme="majorHAnsi" w:hAnsiTheme="majorHAnsi" w:cstheme="majorHAnsi"/>
        </w:rPr>
        <w:t xml:space="preserve">is </w:t>
      </w:r>
      <w:r w:rsidR="003D38FC">
        <w:rPr>
          <w:rFonts w:asciiTheme="majorHAnsi" w:hAnsiTheme="majorHAnsi" w:cstheme="majorHAnsi"/>
        </w:rPr>
        <w:t>systematic</w:t>
      </w:r>
      <w:r w:rsidR="004836AA">
        <w:rPr>
          <w:rFonts w:asciiTheme="majorHAnsi" w:hAnsiTheme="majorHAnsi" w:cstheme="majorHAnsi"/>
        </w:rPr>
        <w:t xml:space="preserve"> and is </w:t>
      </w:r>
      <w:r w:rsidR="003D38FC">
        <w:rPr>
          <w:rFonts w:asciiTheme="majorHAnsi" w:hAnsiTheme="majorHAnsi" w:cstheme="majorHAnsi"/>
        </w:rPr>
        <w:t>a major driver of economic inequality across the globe.</w:t>
      </w:r>
    </w:p>
    <w:p w14:paraId="0000000A" w14:textId="77777777" w:rsidR="00D12A07" w:rsidRDefault="00D12A07" w:rsidP="00571BFC">
      <w:pPr>
        <w:jc w:val="both"/>
        <w:rPr>
          <w:rFonts w:asciiTheme="majorHAnsi" w:hAnsiTheme="majorHAnsi" w:cstheme="majorHAnsi"/>
        </w:rPr>
      </w:pPr>
    </w:p>
    <w:p w14:paraId="0000000B" w14:textId="07DB6047" w:rsidR="00D12A07" w:rsidRPr="001B223C" w:rsidRDefault="00275966" w:rsidP="00571BFC">
      <w:pPr>
        <w:jc w:val="both"/>
        <w:rPr>
          <w:rFonts w:asciiTheme="majorHAnsi" w:hAnsiTheme="majorHAnsi" w:cstheme="majorHAnsi"/>
        </w:rPr>
      </w:pPr>
      <w:r>
        <w:rPr>
          <w:rFonts w:asciiTheme="majorHAnsi" w:hAnsiTheme="majorHAnsi" w:cstheme="majorHAnsi"/>
        </w:rPr>
        <w:t>I</w:t>
      </w:r>
      <w:r w:rsidR="00AA0DE0">
        <w:rPr>
          <w:rFonts w:asciiTheme="majorHAnsi" w:hAnsiTheme="majorHAnsi" w:cstheme="majorHAnsi"/>
        </w:rPr>
        <w:t>ssues</w:t>
      </w:r>
      <w:r>
        <w:rPr>
          <w:rFonts w:asciiTheme="majorHAnsi" w:hAnsiTheme="majorHAnsi" w:cstheme="majorHAnsi"/>
        </w:rPr>
        <w:t xml:space="preserve"> of race and ethnicity</w:t>
      </w:r>
      <w:r w:rsidR="00AA0DE0">
        <w:rPr>
          <w:rFonts w:asciiTheme="majorHAnsi" w:hAnsiTheme="majorHAnsi" w:cstheme="majorHAnsi"/>
        </w:rPr>
        <w:t xml:space="preserve"> need to be made central</w:t>
      </w:r>
      <w:r>
        <w:rPr>
          <w:rFonts w:asciiTheme="majorHAnsi" w:hAnsiTheme="majorHAnsi" w:cstheme="majorHAnsi"/>
        </w:rPr>
        <w:t xml:space="preserve"> in our understanding of inequality because – as we explore in this chapter – the issues are twinned</w:t>
      </w:r>
      <w:r w:rsidR="00AA0DE0">
        <w:rPr>
          <w:rFonts w:asciiTheme="majorHAnsi" w:hAnsiTheme="majorHAnsi" w:cstheme="majorHAnsi"/>
        </w:rPr>
        <w:t xml:space="preserve">. </w:t>
      </w:r>
      <w:r w:rsidR="003D38FC" w:rsidRPr="001B223C">
        <w:rPr>
          <w:rFonts w:asciiTheme="majorHAnsi" w:hAnsiTheme="majorHAnsi" w:cstheme="majorHAnsi"/>
        </w:rPr>
        <w:t>Analysis of income and wealth inequalities has re-emerged as a necessary staple of social and economic analysis in recent years. Politically too, the issue has been at the forefront of national conversation</w:t>
      </w:r>
      <w:r w:rsidR="001C77D8">
        <w:rPr>
          <w:rFonts w:asciiTheme="majorHAnsi" w:hAnsiTheme="majorHAnsi" w:cstheme="majorHAnsi"/>
        </w:rPr>
        <w:t>s</w:t>
      </w:r>
      <w:r w:rsidR="003D38FC" w:rsidRPr="001B223C">
        <w:rPr>
          <w:rFonts w:asciiTheme="majorHAnsi" w:hAnsiTheme="majorHAnsi" w:cstheme="majorHAnsi"/>
        </w:rPr>
        <w:t xml:space="preserve">. In 2025, under the Presidency of South Africa, the G20, declared global inequality an emergency. The diagnosis of the problem has centered on the ways in which </w:t>
      </w:r>
      <w:proofErr w:type="spellStart"/>
      <w:r w:rsidR="003D38FC" w:rsidRPr="001B223C">
        <w:rPr>
          <w:rFonts w:asciiTheme="majorHAnsi" w:hAnsiTheme="majorHAnsi" w:cstheme="majorHAnsi"/>
        </w:rPr>
        <w:t>financialisation</w:t>
      </w:r>
      <w:proofErr w:type="spellEnd"/>
      <w:r w:rsidR="003D38FC" w:rsidRPr="001B223C">
        <w:rPr>
          <w:rFonts w:asciiTheme="majorHAnsi" w:hAnsiTheme="majorHAnsi" w:cstheme="majorHAnsi"/>
        </w:rPr>
        <w:t xml:space="preserve">, </w:t>
      </w:r>
      <w:proofErr w:type="spellStart"/>
      <w:r w:rsidR="003D38FC" w:rsidRPr="001B223C">
        <w:rPr>
          <w:rFonts w:asciiTheme="majorHAnsi" w:hAnsiTheme="majorHAnsi" w:cstheme="majorHAnsi"/>
        </w:rPr>
        <w:t>globalisation</w:t>
      </w:r>
      <w:proofErr w:type="spellEnd"/>
      <w:r w:rsidR="003D38FC" w:rsidRPr="001B223C">
        <w:rPr>
          <w:rFonts w:asciiTheme="majorHAnsi" w:hAnsiTheme="majorHAnsi" w:cstheme="majorHAnsi"/>
        </w:rPr>
        <w:t>, and tax policy have contributed to the exponential growth of wealth at the very top of society (Piketty, 2014; OECD, 2015; Suez and Zucman, 2019)</w:t>
      </w:r>
      <w:r w:rsidR="00A507BD">
        <w:rPr>
          <w:rFonts w:asciiTheme="majorHAnsi" w:hAnsiTheme="majorHAnsi" w:cstheme="majorHAnsi"/>
        </w:rPr>
        <w:t xml:space="preserve">. </w:t>
      </w:r>
      <w:r w:rsidR="00C63099">
        <w:rPr>
          <w:rFonts w:asciiTheme="majorHAnsi" w:hAnsiTheme="majorHAnsi" w:cstheme="majorHAnsi"/>
        </w:rPr>
        <w:t>T</w:t>
      </w:r>
      <w:r w:rsidR="003D38FC" w:rsidRPr="001B223C">
        <w:rPr>
          <w:rFonts w:asciiTheme="majorHAnsi" w:hAnsiTheme="majorHAnsi" w:cstheme="majorHAnsi"/>
        </w:rPr>
        <w:t xml:space="preserve">he role of state capture and political lobbying is also listed as a key contributor (Hacker and Pierson, 2010; </w:t>
      </w:r>
      <w:proofErr w:type="spellStart"/>
      <w:r w:rsidR="003D38FC" w:rsidRPr="001B223C">
        <w:rPr>
          <w:rFonts w:asciiTheme="majorHAnsi" w:hAnsiTheme="majorHAnsi" w:cstheme="majorHAnsi"/>
        </w:rPr>
        <w:t>Gilens</w:t>
      </w:r>
      <w:proofErr w:type="spellEnd"/>
      <w:r w:rsidR="003D38FC" w:rsidRPr="001B223C">
        <w:rPr>
          <w:rFonts w:asciiTheme="majorHAnsi" w:hAnsiTheme="majorHAnsi" w:cstheme="majorHAnsi"/>
        </w:rPr>
        <w:t xml:space="preserve"> and Page, 2014). </w:t>
      </w:r>
      <w:r>
        <w:rPr>
          <w:rFonts w:asciiTheme="majorHAnsi" w:hAnsiTheme="majorHAnsi" w:cstheme="majorHAnsi"/>
        </w:rPr>
        <w:t>While we agree these are core components to understand and addressing economic inequality</w:t>
      </w:r>
      <w:r w:rsidR="00AA0DE0">
        <w:rPr>
          <w:rFonts w:asciiTheme="majorHAnsi" w:hAnsiTheme="majorHAnsi" w:cstheme="majorHAnsi"/>
        </w:rPr>
        <w:t xml:space="preserve">, </w:t>
      </w:r>
      <w:r w:rsidR="003D38FC" w:rsidRPr="001B223C">
        <w:rPr>
          <w:rFonts w:asciiTheme="majorHAnsi" w:hAnsiTheme="majorHAnsi" w:cstheme="majorHAnsi"/>
        </w:rPr>
        <w:t>rac</w:t>
      </w:r>
      <w:r w:rsidR="00C63099">
        <w:rPr>
          <w:rFonts w:asciiTheme="majorHAnsi" w:hAnsiTheme="majorHAnsi" w:cstheme="majorHAnsi"/>
        </w:rPr>
        <w:t xml:space="preserve">ial </w:t>
      </w:r>
      <w:r w:rsidR="003D38FC" w:rsidRPr="001B223C">
        <w:rPr>
          <w:rFonts w:asciiTheme="majorHAnsi" w:hAnsiTheme="majorHAnsi" w:cstheme="majorHAnsi"/>
        </w:rPr>
        <w:t>and ethnic disparities have largely been a footnote in research on the issue</w:t>
      </w:r>
      <w:r w:rsidR="00AA0DE0">
        <w:rPr>
          <w:rFonts w:asciiTheme="majorHAnsi" w:hAnsiTheme="majorHAnsi" w:cstheme="majorHAnsi"/>
        </w:rPr>
        <w:t>. T</w:t>
      </w:r>
      <w:r w:rsidR="003D38FC" w:rsidRPr="001B223C">
        <w:rPr>
          <w:rFonts w:asciiTheme="majorHAnsi" w:hAnsiTheme="majorHAnsi" w:cstheme="majorHAnsi"/>
        </w:rPr>
        <w:t>his is a huge oversight</w:t>
      </w:r>
      <w:r w:rsidR="00AA0DE0">
        <w:rPr>
          <w:rFonts w:asciiTheme="majorHAnsi" w:hAnsiTheme="majorHAnsi" w:cstheme="majorHAnsi"/>
        </w:rPr>
        <w:t xml:space="preserve"> which this book is seeking to rectify. </w:t>
      </w:r>
    </w:p>
    <w:p w14:paraId="0000000C" w14:textId="77777777" w:rsidR="00D12A07" w:rsidRPr="001B223C" w:rsidRDefault="00D12A07" w:rsidP="00571BFC">
      <w:pPr>
        <w:jc w:val="both"/>
        <w:rPr>
          <w:rFonts w:asciiTheme="majorHAnsi" w:hAnsiTheme="majorHAnsi" w:cstheme="majorHAnsi"/>
        </w:rPr>
      </w:pPr>
    </w:p>
    <w:p w14:paraId="0000000D" w14:textId="06092969" w:rsidR="00D12A07" w:rsidRPr="001B223C" w:rsidRDefault="001C77D8" w:rsidP="00571BFC">
      <w:pPr>
        <w:jc w:val="both"/>
        <w:rPr>
          <w:rFonts w:asciiTheme="majorHAnsi" w:hAnsiTheme="majorHAnsi" w:cstheme="majorHAnsi"/>
        </w:rPr>
      </w:pPr>
      <w:r>
        <w:rPr>
          <w:rFonts w:asciiTheme="majorHAnsi" w:hAnsiTheme="majorHAnsi" w:cstheme="majorHAnsi"/>
        </w:rPr>
        <w:t>H</w:t>
      </w:r>
      <w:r w:rsidR="00AA0DE0" w:rsidRPr="001B223C">
        <w:rPr>
          <w:rFonts w:asciiTheme="majorHAnsi" w:hAnsiTheme="majorHAnsi" w:cstheme="majorHAnsi"/>
        </w:rPr>
        <w:t xml:space="preserve">orizontal inequality - which refers to inequalities defined by groups, such as those </w:t>
      </w:r>
      <w:proofErr w:type="spellStart"/>
      <w:r w:rsidR="00AA0DE0" w:rsidRPr="001B223C">
        <w:rPr>
          <w:rFonts w:asciiTheme="majorHAnsi" w:hAnsiTheme="majorHAnsi" w:cstheme="majorHAnsi"/>
        </w:rPr>
        <w:t>categorised</w:t>
      </w:r>
      <w:proofErr w:type="spellEnd"/>
      <w:r w:rsidR="00AA0DE0" w:rsidRPr="001B223C">
        <w:rPr>
          <w:rFonts w:asciiTheme="majorHAnsi" w:hAnsiTheme="majorHAnsi" w:cstheme="majorHAnsi"/>
        </w:rPr>
        <w:t xml:space="preserve"> by race, ethnicity, or religion - </w:t>
      </w:r>
      <w:r>
        <w:rPr>
          <w:rFonts w:asciiTheme="majorHAnsi" w:hAnsiTheme="majorHAnsi" w:cstheme="majorHAnsi"/>
        </w:rPr>
        <w:t>is</w:t>
      </w:r>
      <w:r w:rsidR="00AA0DE0" w:rsidRPr="001B223C">
        <w:rPr>
          <w:rFonts w:asciiTheme="majorHAnsi" w:hAnsiTheme="majorHAnsi" w:cstheme="majorHAnsi"/>
        </w:rPr>
        <w:t xml:space="preserve"> a critical lens for understanding social stability and long-term economic disparity</w:t>
      </w:r>
      <w:r>
        <w:rPr>
          <w:rFonts w:asciiTheme="majorHAnsi" w:hAnsiTheme="majorHAnsi" w:cstheme="majorHAnsi"/>
        </w:rPr>
        <w:t xml:space="preserve"> (Stewart, 2008)</w:t>
      </w:r>
      <w:r w:rsidR="00AA0DE0" w:rsidRPr="001B223C">
        <w:rPr>
          <w:rFonts w:asciiTheme="majorHAnsi" w:hAnsiTheme="majorHAnsi" w:cstheme="majorHAnsi"/>
        </w:rPr>
        <w:t xml:space="preserve">. </w:t>
      </w:r>
      <w:r>
        <w:rPr>
          <w:rFonts w:asciiTheme="majorHAnsi" w:hAnsiTheme="majorHAnsi" w:cstheme="majorHAnsi"/>
        </w:rPr>
        <w:t>H</w:t>
      </w:r>
      <w:r w:rsidR="00AA0DE0" w:rsidRPr="001B223C">
        <w:rPr>
          <w:rFonts w:asciiTheme="majorHAnsi" w:hAnsiTheme="majorHAnsi" w:cstheme="majorHAnsi"/>
        </w:rPr>
        <w:t xml:space="preserve">orizontal inequalities are not merely parallel to so-called ‘vertical inequalities’ of income and wealth inequality; they are deeply interactive, as high levels of group-based disparity often underpin and entrench vertical inequality by ensuring that specific </w:t>
      </w:r>
      <w:proofErr w:type="spellStart"/>
      <w:r w:rsidR="00AA0DE0" w:rsidRPr="001B223C">
        <w:rPr>
          <w:rFonts w:asciiTheme="majorHAnsi" w:hAnsiTheme="majorHAnsi" w:cstheme="majorHAnsi"/>
        </w:rPr>
        <w:t>marginalised</w:t>
      </w:r>
      <w:proofErr w:type="spellEnd"/>
      <w:r w:rsidR="00AA0DE0" w:rsidRPr="001B223C">
        <w:rPr>
          <w:rFonts w:asciiTheme="majorHAnsi" w:hAnsiTheme="majorHAnsi" w:cstheme="majorHAnsi"/>
        </w:rPr>
        <w:t xml:space="preserve"> groups remain disproportionately represented at the bottom of the national distribution (Tilly, 1998; Stewart, 2016). This dynamic is further compounded by intersectionality, where overlapping identities - such as race, gender, and geographic location - do not simply add to a person's disadvantage but interact to create unique, multifaceted barriers to mobility (Cho, Crenshaw, and McCall, 2013). These intersecting identities mean that the exclusion faced by a person is constitutive of their specific social position, </w:t>
      </w:r>
      <w:r w:rsidR="00CA07BB">
        <w:rPr>
          <w:rFonts w:asciiTheme="majorHAnsi" w:hAnsiTheme="majorHAnsi" w:cstheme="majorHAnsi"/>
        </w:rPr>
        <w:t xml:space="preserve">often </w:t>
      </w:r>
      <w:r w:rsidR="00AA0DE0" w:rsidRPr="001B223C">
        <w:rPr>
          <w:rFonts w:asciiTheme="majorHAnsi" w:hAnsiTheme="majorHAnsi" w:cstheme="majorHAnsi"/>
        </w:rPr>
        <w:t xml:space="preserve">making universal or ‘group-blind’ policy interventions inadequate for those at the sharpest end of </w:t>
      </w:r>
      <w:proofErr w:type="spellStart"/>
      <w:r w:rsidR="00AA0DE0" w:rsidRPr="001B223C">
        <w:rPr>
          <w:rFonts w:asciiTheme="majorHAnsi" w:hAnsiTheme="majorHAnsi" w:cstheme="majorHAnsi"/>
        </w:rPr>
        <w:t>marginalisation</w:t>
      </w:r>
      <w:proofErr w:type="spellEnd"/>
      <w:r w:rsidR="00AA0DE0" w:rsidRPr="001B223C">
        <w:rPr>
          <w:rFonts w:asciiTheme="majorHAnsi" w:hAnsiTheme="majorHAnsi" w:cstheme="majorHAnsi"/>
        </w:rPr>
        <w:t xml:space="preserve"> (Lenhardt and Samman, 2015).</w:t>
      </w:r>
      <w:r w:rsidR="00FF6074">
        <w:rPr>
          <w:rFonts w:asciiTheme="majorHAnsi" w:hAnsiTheme="majorHAnsi" w:cstheme="majorHAnsi"/>
        </w:rPr>
        <w:t xml:space="preserve"> So far, however, these insights have not sufficiently addressed the </w:t>
      </w:r>
      <w:r w:rsidR="005E523B">
        <w:rPr>
          <w:rFonts w:asciiTheme="majorHAnsi" w:hAnsiTheme="majorHAnsi" w:cstheme="majorHAnsi"/>
        </w:rPr>
        <w:t xml:space="preserve">nature of wealth inequality. </w:t>
      </w:r>
    </w:p>
    <w:p w14:paraId="0000000E" w14:textId="77777777" w:rsidR="00D12A07" w:rsidRPr="001B223C" w:rsidRDefault="00D12A07" w:rsidP="00571BFC">
      <w:pPr>
        <w:jc w:val="both"/>
        <w:rPr>
          <w:rFonts w:asciiTheme="majorHAnsi" w:hAnsiTheme="majorHAnsi" w:cstheme="majorHAnsi"/>
        </w:rPr>
      </w:pPr>
    </w:p>
    <w:p w14:paraId="0000000F" w14:textId="45775D47" w:rsidR="00D12A07" w:rsidRPr="001B223C" w:rsidRDefault="005E523B" w:rsidP="00571BFC">
      <w:pPr>
        <w:jc w:val="both"/>
        <w:rPr>
          <w:rFonts w:asciiTheme="majorHAnsi" w:hAnsiTheme="majorHAnsi" w:cstheme="majorHAnsi"/>
        </w:rPr>
      </w:pPr>
      <w:r>
        <w:rPr>
          <w:rFonts w:asciiTheme="majorHAnsi" w:hAnsiTheme="majorHAnsi" w:cstheme="majorHAnsi"/>
        </w:rPr>
        <w:lastRenderedPageBreak/>
        <w:t xml:space="preserve">As discussed across the chapters of this book, wealth </w:t>
      </w:r>
      <w:r w:rsidR="00950A3E">
        <w:rPr>
          <w:rFonts w:asciiTheme="majorHAnsi" w:hAnsiTheme="majorHAnsi" w:cstheme="majorHAnsi"/>
        </w:rPr>
        <w:t xml:space="preserve">inequality needs to be </w:t>
      </w:r>
      <w:r w:rsidR="0090674A">
        <w:rPr>
          <w:rFonts w:asciiTheme="majorHAnsi" w:hAnsiTheme="majorHAnsi" w:cstheme="majorHAnsi"/>
        </w:rPr>
        <w:t>address</w:t>
      </w:r>
      <w:r w:rsidR="00950A3E">
        <w:rPr>
          <w:rFonts w:asciiTheme="majorHAnsi" w:hAnsiTheme="majorHAnsi" w:cstheme="majorHAnsi"/>
        </w:rPr>
        <w:t>ed</w:t>
      </w:r>
      <w:r w:rsidR="0090674A">
        <w:rPr>
          <w:rFonts w:asciiTheme="majorHAnsi" w:hAnsiTheme="majorHAnsi" w:cstheme="majorHAnsi"/>
        </w:rPr>
        <w:t xml:space="preserve">. </w:t>
      </w:r>
      <w:r w:rsidRPr="001B223C">
        <w:rPr>
          <w:rFonts w:asciiTheme="majorHAnsi" w:hAnsiTheme="majorHAnsi" w:cstheme="majorHAnsi"/>
        </w:rPr>
        <w:t>Despite a significant increase in global attention and resources directed toward inclusive growth and the Sustainable Development Goals, poverty reduction has stalled in many regions,</w:t>
      </w:r>
      <w:r w:rsidR="006C34C5" w:rsidRPr="001B223C">
        <w:rPr>
          <w:rFonts w:asciiTheme="majorHAnsi" w:hAnsiTheme="majorHAnsi" w:cstheme="majorHAnsi"/>
        </w:rPr>
        <w:t xml:space="preserve"> as have other indicators of human progress,</w:t>
      </w:r>
      <w:r w:rsidRPr="001B223C">
        <w:rPr>
          <w:rFonts w:asciiTheme="majorHAnsi" w:hAnsiTheme="majorHAnsi" w:cstheme="majorHAnsi"/>
        </w:rPr>
        <w:t xml:space="preserve"> </w:t>
      </w:r>
      <w:r w:rsidR="006C34C5" w:rsidRPr="001B223C">
        <w:rPr>
          <w:rFonts w:asciiTheme="majorHAnsi" w:hAnsiTheme="majorHAnsi" w:cstheme="majorHAnsi"/>
        </w:rPr>
        <w:t>while</w:t>
      </w:r>
      <w:r w:rsidRPr="001B223C">
        <w:rPr>
          <w:rFonts w:asciiTheme="majorHAnsi" w:hAnsiTheme="majorHAnsi" w:cstheme="majorHAnsi"/>
        </w:rPr>
        <w:t xml:space="preserve"> wealth gaps have </w:t>
      </w:r>
      <w:r w:rsidR="006C34C5" w:rsidRPr="001B223C">
        <w:rPr>
          <w:rFonts w:asciiTheme="majorHAnsi" w:hAnsiTheme="majorHAnsi" w:cstheme="majorHAnsi"/>
        </w:rPr>
        <w:t xml:space="preserve">often grown </w:t>
      </w:r>
      <w:r w:rsidRPr="001B223C">
        <w:rPr>
          <w:rFonts w:asciiTheme="majorHAnsi" w:hAnsiTheme="majorHAnsi" w:cstheme="majorHAnsi"/>
        </w:rPr>
        <w:t xml:space="preserve">(World Bank, 2024; UN, 2025; Oxfam, 2026). The persistent failure of these efforts suggests a fundamental mismatch between the diagnosis of poverty and the reality of its structural roots. The prevailing focus on group-blind, growth-oriented policies assumes that economic expansion will naturally ‘trickle down’ to the most vulnerable segments of society. However, when inequality has a clear horizontal nature, general growth often bypasses those who are structurally anchored to the bottom of the economy through historic exclusion and lack of access to basic infrastructure (Stewart, 2000). Understanding why inequality is not reducing requires moving beyond aggregate economic data to investigate why certain groups are systematically unable to </w:t>
      </w:r>
      <w:r w:rsidR="006C34C5" w:rsidRPr="001B223C">
        <w:rPr>
          <w:rFonts w:asciiTheme="majorHAnsi" w:hAnsiTheme="majorHAnsi" w:cstheme="majorHAnsi"/>
        </w:rPr>
        <w:t>‘</w:t>
      </w:r>
      <w:r w:rsidRPr="001B223C">
        <w:rPr>
          <w:rFonts w:asciiTheme="majorHAnsi" w:hAnsiTheme="majorHAnsi" w:cstheme="majorHAnsi"/>
        </w:rPr>
        <w:t>ca</w:t>
      </w:r>
      <w:r w:rsidR="006C34C5" w:rsidRPr="001B223C">
        <w:rPr>
          <w:rFonts w:asciiTheme="majorHAnsi" w:hAnsiTheme="majorHAnsi" w:cstheme="majorHAnsi"/>
        </w:rPr>
        <w:t>tch up’ with other groups and remain trapped in a</w:t>
      </w:r>
      <w:r w:rsidRPr="001B223C">
        <w:rPr>
          <w:rFonts w:asciiTheme="majorHAnsi" w:hAnsiTheme="majorHAnsi" w:cstheme="majorHAnsi"/>
        </w:rPr>
        <w:t xml:space="preserve"> cycle of structural and intergenerational disadvantage</w:t>
      </w:r>
      <w:r w:rsidR="006C34C5" w:rsidRPr="001B223C">
        <w:rPr>
          <w:rFonts w:asciiTheme="majorHAnsi" w:hAnsiTheme="majorHAnsi" w:cstheme="majorHAnsi"/>
        </w:rPr>
        <w:t>.</w:t>
      </w:r>
    </w:p>
    <w:p w14:paraId="00000010" w14:textId="77777777" w:rsidR="00D12A07" w:rsidRPr="001B223C" w:rsidRDefault="00D12A07" w:rsidP="00571BFC">
      <w:pPr>
        <w:jc w:val="both"/>
        <w:rPr>
          <w:rFonts w:asciiTheme="majorHAnsi" w:hAnsiTheme="majorHAnsi" w:cstheme="majorHAnsi"/>
        </w:rPr>
      </w:pPr>
    </w:p>
    <w:p w14:paraId="00000011" w14:textId="7BFB8DC3"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While much of the academic and policy discourse </w:t>
      </w:r>
      <w:r w:rsidR="003F7C07">
        <w:rPr>
          <w:rFonts w:asciiTheme="majorHAnsi" w:hAnsiTheme="majorHAnsi" w:cstheme="majorHAnsi"/>
        </w:rPr>
        <w:t xml:space="preserve">continues to </w:t>
      </w:r>
      <w:r w:rsidR="0035172D">
        <w:rPr>
          <w:rFonts w:asciiTheme="majorHAnsi" w:hAnsiTheme="majorHAnsi" w:cstheme="majorHAnsi"/>
        </w:rPr>
        <w:t xml:space="preserve">focus on </w:t>
      </w:r>
      <w:r w:rsidRPr="001B223C">
        <w:rPr>
          <w:rFonts w:asciiTheme="majorHAnsi" w:hAnsiTheme="majorHAnsi" w:cstheme="majorHAnsi"/>
        </w:rPr>
        <w:t>income</w:t>
      </w:r>
      <w:r w:rsidR="003F7C07">
        <w:rPr>
          <w:rFonts w:asciiTheme="majorHAnsi" w:hAnsiTheme="majorHAnsi" w:cstheme="majorHAnsi"/>
        </w:rPr>
        <w:t xml:space="preserve"> inequality</w:t>
      </w:r>
      <w:r w:rsidRPr="001B223C">
        <w:rPr>
          <w:rFonts w:asciiTheme="majorHAnsi" w:hAnsiTheme="majorHAnsi" w:cstheme="majorHAnsi"/>
        </w:rPr>
        <w:t xml:space="preserve">, </w:t>
      </w:r>
      <w:r w:rsidR="00572F54">
        <w:rPr>
          <w:rFonts w:asciiTheme="majorHAnsi" w:hAnsiTheme="majorHAnsi" w:cstheme="majorHAnsi"/>
        </w:rPr>
        <w:t>as we have seen in the British and South African cases</w:t>
      </w:r>
      <w:r w:rsidR="00DA302E">
        <w:rPr>
          <w:rFonts w:asciiTheme="majorHAnsi" w:hAnsiTheme="majorHAnsi" w:cstheme="majorHAnsi"/>
        </w:rPr>
        <w:t xml:space="preserve">, </w:t>
      </w:r>
      <w:r w:rsidRPr="001B223C">
        <w:rPr>
          <w:rFonts w:asciiTheme="majorHAnsi" w:hAnsiTheme="majorHAnsi" w:cstheme="majorHAnsi"/>
        </w:rPr>
        <w:t xml:space="preserve">wealth serves as a more accurate </w:t>
      </w:r>
      <w:r w:rsidR="00572F54">
        <w:rPr>
          <w:rFonts w:asciiTheme="majorHAnsi" w:hAnsiTheme="majorHAnsi" w:cstheme="majorHAnsi"/>
        </w:rPr>
        <w:t xml:space="preserve">marker </w:t>
      </w:r>
      <w:r w:rsidRPr="001B223C">
        <w:rPr>
          <w:rFonts w:asciiTheme="majorHAnsi" w:hAnsiTheme="majorHAnsi" w:cstheme="majorHAnsi"/>
        </w:rPr>
        <w:t xml:space="preserve">of </w:t>
      </w:r>
      <w:r w:rsidR="00DA302E">
        <w:rPr>
          <w:rFonts w:asciiTheme="majorHAnsi" w:hAnsiTheme="majorHAnsi" w:cstheme="majorHAnsi"/>
        </w:rPr>
        <w:t>long</w:t>
      </w:r>
      <w:r w:rsidR="00A25994">
        <w:rPr>
          <w:rFonts w:asciiTheme="majorHAnsi" w:hAnsiTheme="majorHAnsi" w:cstheme="majorHAnsi"/>
        </w:rPr>
        <w:t>-</w:t>
      </w:r>
      <w:r w:rsidR="00DA302E">
        <w:rPr>
          <w:rFonts w:asciiTheme="majorHAnsi" w:hAnsiTheme="majorHAnsi" w:cstheme="majorHAnsi"/>
        </w:rPr>
        <w:t xml:space="preserve">term </w:t>
      </w:r>
      <w:r w:rsidRPr="001B223C">
        <w:rPr>
          <w:rFonts w:asciiTheme="majorHAnsi" w:hAnsiTheme="majorHAnsi" w:cstheme="majorHAnsi"/>
        </w:rPr>
        <w:t xml:space="preserve">historical advantage </w:t>
      </w:r>
      <w:r w:rsidR="00DA302E">
        <w:rPr>
          <w:rFonts w:asciiTheme="majorHAnsi" w:hAnsiTheme="majorHAnsi" w:cstheme="majorHAnsi"/>
        </w:rPr>
        <w:t xml:space="preserve">imparted by </w:t>
      </w:r>
      <w:r w:rsidR="00F974E3">
        <w:rPr>
          <w:rFonts w:asciiTheme="majorHAnsi" w:hAnsiTheme="majorHAnsi" w:cstheme="majorHAnsi"/>
        </w:rPr>
        <w:t>colonialism (see e.g. Chapters 3, 6 and 8)</w:t>
      </w:r>
      <w:r w:rsidRPr="001B223C">
        <w:rPr>
          <w:rFonts w:asciiTheme="majorHAnsi" w:hAnsiTheme="majorHAnsi" w:cstheme="majorHAnsi"/>
        </w:rPr>
        <w:t>. In many post-colonial and transitional societies, wealth disparities are not accidental outcomes of market forces but are the deliberate results of historical power hierarchies, colonial extraction, and divide</w:t>
      </w:r>
      <w:r w:rsidR="001D6838">
        <w:rPr>
          <w:rFonts w:asciiTheme="majorHAnsi" w:hAnsiTheme="majorHAnsi" w:cstheme="majorHAnsi"/>
        </w:rPr>
        <w:t>-and-</w:t>
      </w:r>
      <w:r w:rsidRPr="001B223C">
        <w:rPr>
          <w:rFonts w:asciiTheme="majorHAnsi" w:hAnsiTheme="majorHAnsi" w:cstheme="majorHAnsi"/>
        </w:rPr>
        <w:t xml:space="preserve">rule tactics that established certain groups as economic </w:t>
      </w:r>
      <w:proofErr w:type="spellStart"/>
      <w:r w:rsidR="006C34C5" w:rsidRPr="001B223C">
        <w:rPr>
          <w:rFonts w:asciiTheme="majorHAnsi" w:hAnsiTheme="majorHAnsi" w:cstheme="majorHAnsi"/>
        </w:rPr>
        <w:t>favourites</w:t>
      </w:r>
      <w:proofErr w:type="spellEnd"/>
      <w:r w:rsidRPr="001B223C">
        <w:rPr>
          <w:rFonts w:asciiTheme="majorHAnsi" w:hAnsiTheme="majorHAnsi" w:cstheme="majorHAnsi"/>
        </w:rPr>
        <w:t xml:space="preserve"> (Galeano, 1971; Mamdani, 1996; Guha, 1997). These histories of injustice are written into current economic structures, where wealth accumulation for a dominant group was historically built on the subjugation of another</w:t>
      </w:r>
      <w:r w:rsidR="00B50783" w:rsidRPr="001B223C">
        <w:rPr>
          <w:rFonts w:asciiTheme="majorHAnsi" w:hAnsiTheme="majorHAnsi" w:cstheme="majorHAnsi"/>
        </w:rPr>
        <w:t xml:space="preserve">. </w:t>
      </w:r>
      <w:r w:rsidRPr="001B223C">
        <w:rPr>
          <w:rFonts w:asciiTheme="majorHAnsi" w:hAnsiTheme="majorHAnsi" w:cstheme="majorHAnsi"/>
        </w:rPr>
        <w:t xml:space="preserve">Consequently, even when formal legal barriers are removed, the </w:t>
      </w:r>
      <w:sdt>
        <w:sdtPr>
          <w:rPr>
            <w:rFonts w:asciiTheme="majorHAnsi" w:hAnsiTheme="majorHAnsi" w:cstheme="majorHAnsi"/>
          </w:rPr>
          <w:tag w:val="goog_rdk_3"/>
          <w:id w:val="1194171998"/>
        </w:sdtPr>
        <w:sdtContent/>
      </w:sdt>
      <w:r w:rsidRPr="001B223C">
        <w:rPr>
          <w:rFonts w:asciiTheme="majorHAnsi" w:hAnsiTheme="majorHAnsi" w:cstheme="majorHAnsi"/>
        </w:rPr>
        <w:t xml:space="preserve">sticky nature of </w:t>
      </w:r>
      <w:r w:rsidR="00B265D4" w:rsidRPr="001B223C">
        <w:rPr>
          <w:rFonts w:asciiTheme="majorHAnsi" w:hAnsiTheme="majorHAnsi" w:cstheme="majorHAnsi"/>
        </w:rPr>
        <w:t>inequality</w:t>
      </w:r>
      <w:r w:rsidRPr="001B223C">
        <w:rPr>
          <w:rFonts w:asciiTheme="majorHAnsi" w:hAnsiTheme="majorHAnsi" w:cstheme="majorHAnsi"/>
        </w:rPr>
        <w:t xml:space="preserve"> ensures that these historical gaps persist, as the dominant group continues to benefit from superior access to capital, land, and political patronage (</w:t>
      </w:r>
      <w:r w:rsidR="00B50783" w:rsidRPr="001B223C">
        <w:rPr>
          <w:rFonts w:asciiTheme="majorHAnsi" w:hAnsiTheme="majorHAnsi" w:cstheme="majorHAnsi"/>
        </w:rPr>
        <w:t>Scarritt, 2023</w:t>
      </w:r>
      <w:r w:rsidRPr="001B223C">
        <w:rPr>
          <w:rFonts w:asciiTheme="majorHAnsi" w:hAnsiTheme="majorHAnsi" w:cstheme="majorHAnsi"/>
        </w:rPr>
        <w:t>).</w:t>
      </w:r>
    </w:p>
    <w:p w14:paraId="00000012" w14:textId="77777777" w:rsidR="00D12A07" w:rsidRPr="001B223C" w:rsidRDefault="00D12A07" w:rsidP="00571BFC">
      <w:pPr>
        <w:jc w:val="both"/>
        <w:rPr>
          <w:rFonts w:asciiTheme="majorHAnsi" w:hAnsiTheme="majorHAnsi" w:cstheme="majorHAnsi"/>
        </w:rPr>
      </w:pPr>
    </w:p>
    <w:p w14:paraId="321659B0" w14:textId="7C7A7230" w:rsidR="00B265D4" w:rsidRPr="001B223C" w:rsidRDefault="00EB55CD" w:rsidP="00571BFC">
      <w:pPr>
        <w:jc w:val="both"/>
        <w:rPr>
          <w:rFonts w:asciiTheme="majorHAnsi" w:hAnsiTheme="majorHAnsi" w:cstheme="majorHAnsi"/>
        </w:rPr>
      </w:pPr>
      <w:r>
        <w:rPr>
          <w:rFonts w:asciiTheme="majorHAnsi" w:hAnsiTheme="majorHAnsi" w:cstheme="majorHAnsi"/>
        </w:rPr>
        <w:t xml:space="preserve">Our </w:t>
      </w:r>
      <w:r w:rsidRPr="001B223C">
        <w:rPr>
          <w:rFonts w:asciiTheme="majorHAnsi" w:hAnsiTheme="majorHAnsi" w:cstheme="majorHAnsi"/>
        </w:rPr>
        <w:t xml:space="preserve">analysis </w:t>
      </w:r>
      <w:r w:rsidR="001D6838">
        <w:rPr>
          <w:rFonts w:asciiTheme="majorHAnsi" w:hAnsiTheme="majorHAnsi" w:cstheme="majorHAnsi"/>
        </w:rPr>
        <w:t>reveals the extent of</w:t>
      </w:r>
      <w:r w:rsidRPr="001B223C">
        <w:rPr>
          <w:rFonts w:asciiTheme="majorHAnsi" w:hAnsiTheme="majorHAnsi" w:cstheme="majorHAnsi"/>
        </w:rPr>
        <w:t xml:space="preserve"> the</w:t>
      </w:r>
      <w:r w:rsidR="00283BCD">
        <w:rPr>
          <w:rFonts w:asciiTheme="majorHAnsi" w:hAnsiTheme="majorHAnsi" w:cstheme="majorHAnsi"/>
        </w:rPr>
        <w:t xml:space="preserve"> </w:t>
      </w:r>
      <w:r w:rsidRPr="001B223C">
        <w:rPr>
          <w:rFonts w:asciiTheme="majorHAnsi" w:hAnsiTheme="majorHAnsi" w:cstheme="majorHAnsi"/>
        </w:rPr>
        <w:t>racial and ethnic wealth divide in underexplored contexts by providing a structured, empirical examination of group-based wealth disparity</w:t>
      </w:r>
      <w:r w:rsidR="003C7AC3">
        <w:rPr>
          <w:rFonts w:asciiTheme="majorHAnsi" w:hAnsiTheme="majorHAnsi" w:cstheme="majorHAnsi"/>
        </w:rPr>
        <w:t xml:space="preserve">. </w:t>
      </w:r>
      <w:r w:rsidRPr="001B223C">
        <w:rPr>
          <w:rFonts w:asciiTheme="majorHAnsi" w:hAnsiTheme="majorHAnsi" w:cstheme="majorHAnsi"/>
        </w:rPr>
        <w:t xml:space="preserve">To do this, </w:t>
      </w:r>
      <w:r>
        <w:rPr>
          <w:rFonts w:asciiTheme="majorHAnsi" w:hAnsiTheme="majorHAnsi" w:cstheme="majorHAnsi"/>
        </w:rPr>
        <w:t xml:space="preserve">we </w:t>
      </w:r>
      <w:r w:rsidR="0013095C">
        <w:rPr>
          <w:rFonts w:asciiTheme="majorHAnsi" w:hAnsiTheme="majorHAnsi" w:cstheme="majorHAnsi"/>
        </w:rPr>
        <w:t>provide</w:t>
      </w:r>
      <w:r w:rsidRPr="001B223C">
        <w:rPr>
          <w:rFonts w:asciiTheme="majorHAnsi" w:hAnsiTheme="majorHAnsi" w:cstheme="majorHAnsi"/>
        </w:rPr>
        <w:t xml:space="preserve"> statistical evidence of ethnic wealth divides in 40 countries, offering a global snapshot of the scale of these disparities.</w:t>
      </w:r>
      <w:r w:rsidR="00B265D4" w:rsidRPr="001B223C">
        <w:rPr>
          <w:rFonts w:asciiTheme="majorHAnsi" w:hAnsiTheme="majorHAnsi" w:cstheme="majorHAnsi"/>
        </w:rPr>
        <w:t xml:space="preserve"> This data is based on surveys tha</w:t>
      </w:r>
      <w:r w:rsidR="00E3729F">
        <w:rPr>
          <w:rFonts w:asciiTheme="majorHAnsi" w:hAnsiTheme="majorHAnsi" w:cstheme="majorHAnsi"/>
        </w:rPr>
        <w:t>t</w:t>
      </w:r>
      <w:r w:rsidR="00B265D4" w:rsidRPr="001B223C">
        <w:rPr>
          <w:rFonts w:asciiTheme="majorHAnsi" w:hAnsiTheme="majorHAnsi" w:cstheme="majorHAnsi"/>
        </w:rPr>
        <w:t xml:space="preserve"> ask specifically about ethnicity, rather than race</w:t>
      </w:r>
      <w:r w:rsidR="00633001" w:rsidRPr="001B223C">
        <w:rPr>
          <w:rFonts w:asciiTheme="majorHAnsi" w:hAnsiTheme="majorHAnsi" w:cstheme="majorHAnsi"/>
        </w:rPr>
        <w:t xml:space="preserve">, </w:t>
      </w:r>
      <w:r w:rsidR="0013095C">
        <w:rPr>
          <w:rFonts w:asciiTheme="majorHAnsi" w:hAnsiTheme="majorHAnsi" w:cstheme="majorHAnsi"/>
        </w:rPr>
        <w:t>since</w:t>
      </w:r>
      <w:r w:rsidR="00633001" w:rsidRPr="001B223C">
        <w:rPr>
          <w:rFonts w:asciiTheme="majorHAnsi" w:hAnsiTheme="majorHAnsi" w:cstheme="majorHAnsi"/>
        </w:rPr>
        <w:t xml:space="preserve"> individuals are responding </w:t>
      </w:r>
      <w:r w:rsidR="007E11D2">
        <w:rPr>
          <w:rFonts w:asciiTheme="majorHAnsi" w:hAnsiTheme="majorHAnsi" w:cstheme="majorHAnsi"/>
        </w:rPr>
        <w:t xml:space="preserve">to questions </w:t>
      </w:r>
      <w:r w:rsidR="00633001" w:rsidRPr="001B223C">
        <w:rPr>
          <w:rFonts w:asciiTheme="majorHAnsi" w:hAnsiTheme="majorHAnsi" w:cstheme="majorHAnsi"/>
        </w:rPr>
        <w:t xml:space="preserve">about </w:t>
      </w:r>
      <w:r w:rsidR="007E11D2">
        <w:rPr>
          <w:rFonts w:asciiTheme="majorHAnsi" w:hAnsiTheme="majorHAnsi" w:cstheme="majorHAnsi"/>
        </w:rPr>
        <w:t>their own identities</w:t>
      </w:r>
      <w:r w:rsidR="00B265D4" w:rsidRPr="001B223C">
        <w:rPr>
          <w:rFonts w:asciiTheme="majorHAnsi" w:hAnsiTheme="majorHAnsi" w:cstheme="majorHAnsi"/>
        </w:rPr>
        <w:t xml:space="preserve">. However, these </w:t>
      </w:r>
      <w:r w:rsidR="0013095C">
        <w:rPr>
          <w:rFonts w:asciiTheme="majorHAnsi" w:hAnsiTheme="majorHAnsi" w:cstheme="majorHAnsi"/>
        </w:rPr>
        <w:t>relate directly to</w:t>
      </w:r>
      <w:r w:rsidR="00B265D4" w:rsidRPr="001B223C">
        <w:rPr>
          <w:rFonts w:asciiTheme="majorHAnsi" w:hAnsiTheme="majorHAnsi" w:cstheme="majorHAnsi"/>
        </w:rPr>
        <w:t xml:space="preserve"> racial divides</w:t>
      </w:r>
      <w:r w:rsidR="00633001" w:rsidRPr="001B223C">
        <w:rPr>
          <w:rFonts w:asciiTheme="majorHAnsi" w:hAnsiTheme="majorHAnsi" w:cstheme="majorHAnsi"/>
        </w:rPr>
        <w:t xml:space="preserve">, given that it is likely that outside forces are deeming different race classifications as a basis of hierarchy. </w:t>
      </w:r>
      <w:r w:rsidR="00E61C12">
        <w:rPr>
          <w:rFonts w:asciiTheme="majorHAnsi" w:hAnsiTheme="majorHAnsi" w:cstheme="majorHAnsi"/>
        </w:rPr>
        <w:t xml:space="preserve">The visual illustrations of ethnic inequality by wealth </w:t>
      </w:r>
      <w:proofErr w:type="gramStart"/>
      <w:r w:rsidR="00E61C12">
        <w:rPr>
          <w:rFonts w:asciiTheme="majorHAnsi" w:hAnsiTheme="majorHAnsi" w:cstheme="majorHAnsi"/>
        </w:rPr>
        <w:t>is</w:t>
      </w:r>
      <w:proofErr w:type="gramEnd"/>
      <w:r w:rsidR="00E61C12">
        <w:rPr>
          <w:rFonts w:asciiTheme="majorHAnsi" w:hAnsiTheme="majorHAnsi" w:cstheme="majorHAnsi"/>
        </w:rPr>
        <w:t xml:space="preserve"> a sign that perhaps by separating our thinking on horizontal vs vertical inequalities, we are missing that inequalities are indeed ‘diagonal’ across societies.</w:t>
      </w:r>
    </w:p>
    <w:p w14:paraId="052F9952" w14:textId="77777777" w:rsidR="00B265D4" w:rsidRPr="001B223C" w:rsidRDefault="00B265D4" w:rsidP="00571BFC">
      <w:pPr>
        <w:jc w:val="both"/>
        <w:rPr>
          <w:rFonts w:asciiTheme="majorHAnsi" w:hAnsiTheme="majorHAnsi" w:cstheme="majorHAnsi"/>
        </w:rPr>
      </w:pPr>
    </w:p>
    <w:p w14:paraId="00000013" w14:textId="3CD94C2B" w:rsidR="00D12A07" w:rsidRDefault="00633001" w:rsidP="00571BFC">
      <w:pPr>
        <w:jc w:val="both"/>
        <w:rPr>
          <w:rFonts w:asciiTheme="majorHAnsi" w:hAnsiTheme="majorHAnsi" w:cstheme="majorHAnsi"/>
        </w:rPr>
      </w:pPr>
      <w:r w:rsidRPr="001B223C">
        <w:rPr>
          <w:rFonts w:asciiTheme="majorHAnsi" w:hAnsiTheme="majorHAnsi" w:cstheme="majorHAnsi"/>
        </w:rPr>
        <w:t>T</w:t>
      </w:r>
      <w:r w:rsidR="00B265D4" w:rsidRPr="001B223C">
        <w:rPr>
          <w:rFonts w:asciiTheme="majorHAnsi" w:hAnsiTheme="majorHAnsi" w:cstheme="majorHAnsi"/>
        </w:rPr>
        <w:t xml:space="preserve">his </w:t>
      </w:r>
      <w:r w:rsidRPr="001B223C">
        <w:rPr>
          <w:rFonts w:asciiTheme="majorHAnsi" w:hAnsiTheme="majorHAnsi" w:cstheme="majorHAnsi"/>
        </w:rPr>
        <w:t xml:space="preserve">chapter goes on to map the underlying explanations for these </w:t>
      </w:r>
      <w:r w:rsidR="0013095C">
        <w:rPr>
          <w:rFonts w:asciiTheme="majorHAnsi" w:hAnsiTheme="majorHAnsi" w:cstheme="majorHAnsi"/>
        </w:rPr>
        <w:t>wealth divide</w:t>
      </w:r>
      <w:r w:rsidR="003C7AC3">
        <w:rPr>
          <w:rFonts w:asciiTheme="majorHAnsi" w:hAnsiTheme="majorHAnsi" w:cstheme="majorHAnsi"/>
        </w:rPr>
        <w:t>s</w:t>
      </w:r>
      <w:r w:rsidRPr="001B223C">
        <w:rPr>
          <w:rFonts w:asciiTheme="majorHAnsi" w:hAnsiTheme="majorHAnsi" w:cstheme="majorHAnsi"/>
        </w:rPr>
        <w:t xml:space="preserve">, identifying both historical factors - such as the enduring legacy of </w:t>
      </w:r>
      <w:proofErr w:type="spellStart"/>
      <w:r w:rsidRPr="001B223C">
        <w:rPr>
          <w:rFonts w:asciiTheme="majorHAnsi" w:hAnsiTheme="majorHAnsi" w:cstheme="majorHAnsi"/>
        </w:rPr>
        <w:t>colonisation</w:t>
      </w:r>
      <w:proofErr w:type="spellEnd"/>
      <w:r w:rsidRPr="001B223C">
        <w:rPr>
          <w:rFonts w:asciiTheme="majorHAnsi" w:hAnsiTheme="majorHAnsi" w:cstheme="majorHAnsi"/>
        </w:rPr>
        <w:t xml:space="preserve"> and linguistic dominance - and factors specific to country contexts. Finally, the analysis compares these deep-seated contributing factors to the policy prescriptions currently being recommended by key institutions. By aligning the historical and structural drivers of the racial wealth divide with current policy responses, this work identifies the gap between the scale and nature of the problem and policy, offering a path toward more effective, group-conscious intervention.</w:t>
      </w:r>
    </w:p>
    <w:p w14:paraId="0AED1828" w14:textId="77777777" w:rsidR="00E61C12" w:rsidRPr="001B223C" w:rsidRDefault="00E61C12" w:rsidP="00571BFC">
      <w:pPr>
        <w:jc w:val="both"/>
        <w:rPr>
          <w:rFonts w:asciiTheme="majorHAnsi" w:hAnsiTheme="majorHAnsi" w:cstheme="majorHAnsi"/>
        </w:rPr>
      </w:pPr>
    </w:p>
    <w:p w14:paraId="7BE4DC1F" w14:textId="166C9619" w:rsidR="00814014" w:rsidRDefault="00000000" w:rsidP="00571BFC">
      <w:pPr>
        <w:jc w:val="both"/>
        <w:rPr>
          <w:rFonts w:asciiTheme="majorHAnsi" w:hAnsiTheme="majorHAnsi" w:cstheme="majorHAnsi"/>
          <w:b/>
          <w:bCs/>
        </w:rPr>
      </w:pPr>
      <w:r w:rsidRPr="001B223C">
        <w:rPr>
          <w:rFonts w:asciiTheme="majorHAnsi" w:hAnsiTheme="majorHAnsi" w:cstheme="majorHAnsi"/>
        </w:rPr>
        <w:t xml:space="preserve"> </w:t>
      </w:r>
    </w:p>
    <w:p w14:paraId="6168D6E3" w14:textId="1DD1277E" w:rsidR="00F0528D" w:rsidRDefault="00F0528D" w:rsidP="00571BFC">
      <w:pPr>
        <w:jc w:val="both"/>
        <w:rPr>
          <w:rFonts w:asciiTheme="majorHAnsi" w:hAnsiTheme="majorHAnsi" w:cstheme="majorHAnsi"/>
          <w:b/>
          <w:bCs/>
        </w:rPr>
      </w:pPr>
      <w:r>
        <w:rPr>
          <w:rFonts w:asciiTheme="majorHAnsi" w:hAnsiTheme="majorHAnsi" w:cstheme="majorHAnsi"/>
          <w:b/>
          <w:bCs/>
        </w:rPr>
        <w:t xml:space="preserve">1: Evidence on the </w:t>
      </w:r>
      <w:r w:rsidRPr="001B223C">
        <w:rPr>
          <w:rFonts w:asciiTheme="majorHAnsi" w:hAnsiTheme="majorHAnsi" w:cstheme="majorHAnsi"/>
          <w:b/>
          <w:bCs/>
        </w:rPr>
        <w:t xml:space="preserve">gap in the </w:t>
      </w:r>
      <w:r w:rsidR="00633001" w:rsidRPr="001B223C">
        <w:rPr>
          <w:rFonts w:asciiTheme="majorHAnsi" w:hAnsiTheme="majorHAnsi" w:cstheme="majorHAnsi"/>
          <w:b/>
          <w:bCs/>
        </w:rPr>
        <w:t xml:space="preserve">ethnic </w:t>
      </w:r>
      <w:r w:rsidRPr="001B223C">
        <w:rPr>
          <w:rFonts w:asciiTheme="majorHAnsi" w:hAnsiTheme="majorHAnsi" w:cstheme="majorHAnsi"/>
          <w:b/>
          <w:bCs/>
        </w:rPr>
        <w:t>wealth divide</w:t>
      </w:r>
      <w:r>
        <w:rPr>
          <w:rFonts w:asciiTheme="majorHAnsi" w:hAnsiTheme="majorHAnsi" w:cstheme="majorHAnsi"/>
          <w:b/>
          <w:bCs/>
        </w:rPr>
        <w:t xml:space="preserve">. </w:t>
      </w:r>
    </w:p>
    <w:p w14:paraId="7C1365FC" w14:textId="77777777" w:rsidR="00F0528D" w:rsidRDefault="00F0528D" w:rsidP="00571BFC">
      <w:pPr>
        <w:jc w:val="both"/>
        <w:rPr>
          <w:rFonts w:asciiTheme="majorHAnsi" w:hAnsiTheme="majorHAnsi" w:cstheme="majorHAnsi"/>
          <w:b/>
          <w:bCs/>
        </w:rPr>
      </w:pPr>
    </w:p>
    <w:p w14:paraId="00000017" w14:textId="4487DD83" w:rsidR="00D12A07" w:rsidRPr="001B223C" w:rsidRDefault="006C34C5" w:rsidP="00571BFC">
      <w:pPr>
        <w:jc w:val="both"/>
        <w:rPr>
          <w:rFonts w:asciiTheme="majorHAnsi" w:hAnsiTheme="majorHAnsi" w:cstheme="majorHAnsi"/>
        </w:rPr>
      </w:pPr>
      <w:r w:rsidRPr="001B223C">
        <w:rPr>
          <w:rFonts w:asciiTheme="majorHAnsi" w:hAnsiTheme="majorHAnsi" w:cstheme="majorHAnsi"/>
        </w:rPr>
        <w:t xml:space="preserve">Efforts to understand the visible </w:t>
      </w:r>
      <w:proofErr w:type="spellStart"/>
      <w:r w:rsidRPr="001B223C">
        <w:rPr>
          <w:rFonts w:asciiTheme="majorHAnsi" w:hAnsiTheme="majorHAnsi" w:cstheme="majorHAnsi"/>
        </w:rPr>
        <w:t>racialised</w:t>
      </w:r>
      <w:proofErr w:type="spellEnd"/>
      <w:r w:rsidRPr="001B223C">
        <w:rPr>
          <w:rFonts w:asciiTheme="majorHAnsi" w:hAnsiTheme="majorHAnsi" w:cstheme="majorHAnsi"/>
        </w:rPr>
        <w:t xml:space="preserve"> grouping in different countries has given birth to a </w:t>
      </w:r>
      <w:proofErr w:type="gramStart"/>
      <w:r w:rsidRPr="001B223C">
        <w:rPr>
          <w:rFonts w:asciiTheme="majorHAnsi" w:hAnsiTheme="majorHAnsi" w:cstheme="majorHAnsi"/>
        </w:rPr>
        <w:t>wide-range</w:t>
      </w:r>
      <w:proofErr w:type="gramEnd"/>
      <w:r w:rsidRPr="001B223C">
        <w:rPr>
          <w:rFonts w:asciiTheme="majorHAnsi" w:hAnsiTheme="majorHAnsi" w:cstheme="majorHAnsi"/>
        </w:rPr>
        <w:t xml:space="preserve"> of literature over time. For example, historical institutional theories </w:t>
      </w:r>
      <w:r w:rsidR="0013095C">
        <w:rPr>
          <w:rFonts w:asciiTheme="majorHAnsi" w:hAnsiTheme="majorHAnsi" w:cstheme="majorHAnsi"/>
        </w:rPr>
        <w:t>assert</w:t>
      </w:r>
      <w:r w:rsidRPr="001B223C">
        <w:rPr>
          <w:rFonts w:asciiTheme="majorHAnsi" w:hAnsiTheme="majorHAnsi" w:cstheme="majorHAnsi"/>
        </w:rPr>
        <w:t xml:space="preserve"> that ethnic boundaries and identities are profoundly shaped by the stickiness of formal and informal rules, power relations, and </w:t>
      </w:r>
      <w:proofErr w:type="spellStart"/>
      <w:r w:rsidRPr="001B223C">
        <w:rPr>
          <w:rFonts w:asciiTheme="majorHAnsi" w:hAnsiTheme="majorHAnsi" w:cstheme="majorHAnsi"/>
        </w:rPr>
        <w:t>organisational</w:t>
      </w:r>
      <w:proofErr w:type="spellEnd"/>
      <w:r w:rsidRPr="001B223C">
        <w:rPr>
          <w:rFonts w:asciiTheme="majorHAnsi" w:hAnsiTheme="majorHAnsi" w:cstheme="majorHAnsi"/>
        </w:rPr>
        <w:t xml:space="preserve"> structures established at crucial moments in history (Pierson, 2004). Scholars have shown how institutions of the state, colonialism, and religious </w:t>
      </w:r>
      <w:proofErr w:type="spellStart"/>
      <w:r w:rsidRPr="001B223C">
        <w:rPr>
          <w:rFonts w:asciiTheme="majorHAnsi" w:hAnsiTheme="majorHAnsi" w:cstheme="majorHAnsi"/>
        </w:rPr>
        <w:t>organisation</w:t>
      </w:r>
      <w:proofErr w:type="spellEnd"/>
      <w:r w:rsidRPr="001B223C">
        <w:rPr>
          <w:rFonts w:asciiTheme="majorHAnsi" w:hAnsiTheme="majorHAnsi" w:cstheme="majorHAnsi"/>
        </w:rPr>
        <w:t xml:space="preserve"> can allocate resources, codify group differences, and create incentives that solidify social categories into fixed ethnic groups (Hechter, 2004). For instance, colonial administrative practices</w:t>
      </w:r>
      <w:r w:rsidR="00633001" w:rsidRPr="001B223C">
        <w:rPr>
          <w:rFonts w:asciiTheme="majorHAnsi" w:hAnsiTheme="majorHAnsi" w:cstheme="majorHAnsi"/>
        </w:rPr>
        <w:t xml:space="preserve"> - </w:t>
      </w:r>
      <w:r w:rsidRPr="001B223C">
        <w:rPr>
          <w:rFonts w:asciiTheme="majorHAnsi" w:hAnsiTheme="majorHAnsi" w:cstheme="majorHAnsi"/>
        </w:rPr>
        <w:t>such as indirect rule, the establishment of separate legal systems</w:t>
      </w:r>
      <w:r w:rsidR="00633001" w:rsidRPr="001B223C">
        <w:rPr>
          <w:rFonts w:asciiTheme="majorHAnsi" w:hAnsiTheme="majorHAnsi" w:cstheme="majorHAnsi"/>
        </w:rPr>
        <w:t xml:space="preserve"> - </w:t>
      </w:r>
      <w:r w:rsidRPr="001B223C">
        <w:rPr>
          <w:rFonts w:asciiTheme="majorHAnsi" w:hAnsiTheme="majorHAnsi" w:cstheme="majorHAnsi"/>
        </w:rPr>
        <w:t>acted as critical junctures that reinforced differential treatment and collective identity formation along specified lines (Mamdani, 1996). Here, ethnic group formations</w:t>
      </w:r>
      <w:r w:rsidR="00951FBF">
        <w:rPr>
          <w:rFonts w:asciiTheme="majorHAnsi" w:hAnsiTheme="majorHAnsi" w:cstheme="majorHAnsi"/>
        </w:rPr>
        <w:t xml:space="preserve"> </w:t>
      </w:r>
      <w:r w:rsidRPr="001B223C">
        <w:rPr>
          <w:rFonts w:asciiTheme="majorHAnsi" w:hAnsiTheme="majorHAnsi" w:cstheme="majorHAnsi"/>
        </w:rPr>
        <w:t>reflect historical processes of institutional design and maintenance, often persisting long after the originating political or economic conditions have disappeared.</w:t>
      </w:r>
    </w:p>
    <w:p w14:paraId="0000001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019" w14:textId="007BA17D"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Despite the rich literature on theories of ethnogenesis and persistent ethnic cleavages, concrete statistical evidence on </w:t>
      </w:r>
      <w:r w:rsidR="00CF10FA">
        <w:rPr>
          <w:rFonts w:asciiTheme="majorHAnsi" w:hAnsiTheme="majorHAnsi" w:cstheme="majorHAnsi"/>
        </w:rPr>
        <w:t xml:space="preserve">the links between </w:t>
      </w:r>
      <w:r w:rsidRPr="001B223C">
        <w:rPr>
          <w:rFonts w:asciiTheme="majorHAnsi" w:hAnsiTheme="majorHAnsi" w:cstheme="majorHAnsi"/>
        </w:rPr>
        <w:t xml:space="preserve">structural racism and poverty in low- and middle-income countries is almost non-existent. No systematic global reviews exist that consider the relationship between race and poverty. Several have examined the relationship between race and other social outcomes like health, though primarily in high-income contexts (Chauhan et al., 2020; Paradies et al., 2023). The same evidence, and causal analysis, is virtually absent for the majority low- and middle countries, with some exceptions like South Africa (Mwebe &amp; Woolard, 2016; </w:t>
      </w:r>
      <w:proofErr w:type="spellStart"/>
      <w:r w:rsidRPr="001B223C">
        <w:rPr>
          <w:rFonts w:asciiTheme="majorHAnsi" w:hAnsiTheme="majorHAnsi" w:cstheme="majorHAnsi"/>
        </w:rPr>
        <w:t>Gradin</w:t>
      </w:r>
      <w:proofErr w:type="spellEnd"/>
      <w:r w:rsidRPr="001B223C">
        <w:rPr>
          <w:rFonts w:asciiTheme="majorHAnsi" w:hAnsiTheme="majorHAnsi" w:cstheme="majorHAnsi"/>
        </w:rPr>
        <w:t>, 2013; Neff, 2007), and countries in the Latin American region (Bolivia: Liberato et al., 2006; Brazil: Chile: Valenzuela, et al., 2016; Honduras: MacNeill, 2015).</w:t>
      </w:r>
      <w:r w:rsidR="00E2642F">
        <w:rPr>
          <w:rFonts w:asciiTheme="majorHAnsi" w:hAnsiTheme="majorHAnsi" w:cstheme="majorHAnsi"/>
        </w:rPr>
        <w:t xml:space="preserve"> It is these absences which make the </w:t>
      </w:r>
      <w:r w:rsidR="0073779E">
        <w:rPr>
          <w:rFonts w:asciiTheme="majorHAnsi" w:hAnsiTheme="majorHAnsi" w:cstheme="majorHAnsi"/>
        </w:rPr>
        <w:t xml:space="preserve">focus of </w:t>
      </w:r>
      <w:r w:rsidR="00E2642F">
        <w:rPr>
          <w:rFonts w:asciiTheme="majorHAnsi" w:hAnsiTheme="majorHAnsi" w:cstheme="majorHAnsi"/>
        </w:rPr>
        <w:t xml:space="preserve">this book so important. </w:t>
      </w:r>
      <w:r w:rsidR="00EB285A" w:rsidRPr="001B223C">
        <w:rPr>
          <w:rFonts w:asciiTheme="majorHAnsi" w:hAnsiTheme="majorHAnsi" w:cstheme="majorHAnsi"/>
        </w:rPr>
        <w:t xml:space="preserve">Even among </w:t>
      </w:r>
      <w:r w:rsidR="00EB285A">
        <w:rPr>
          <w:rFonts w:asciiTheme="majorHAnsi" w:hAnsiTheme="majorHAnsi" w:cstheme="majorHAnsi"/>
        </w:rPr>
        <w:t>wealthier</w:t>
      </w:r>
      <w:r w:rsidR="00EB285A" w:rsidRPr="001B223C">
        <w:rPr>
          <w:rFonts w:asciiTheme="majorHAnsi" w:hAnsiTheme="majorHAnsi" w:cstheme="majorHAnsi"/>
        </w:rPr>
        <w:t xml:space="preserve"> countries</w:t>
      </w:r>
      <w:r w:rsidR="00EB285A">
        <w:rPr>
          <w:rFonts w:asciiTheme="majorHAnsi" w:hAnsiTheme="majorHAnsi" w:cstheme="majorHAnsi"/>
        </w:rPr>
        <w:t>, the analysis is very uneven. I</w:t>
      </w:r>
      <w:r w:rsidR="00EB285A" w:rsidRPr="001B223C">
        <w:rPr>
          <w:rFonts w:asciiTheme="majorHAnsi" w:hAnsiTheme="majorHAnsi" w:cstheme="majorHAnsi"/>
        </w:rPr>
        <w:t>t is mainly the US</w:t>
      </w:r>
      <w:r w:rsidR="00EB285A">
        <w:rPr>
          <w:rFonts w:asciiTheme="majorHAnsi" w:hAnsiTheme="majorHAnsi" w:cstheme="majorHAnsi"/>
        </w:rPr>
        <w:t xml:space="preserve"> that has been subject to research. Chapters 6-8 of this book offer the most robust research on the UK that currently exists, but even so, a lot more needs to be uncovered. </w:t>
      </w:r>
    </w:p>
    <w:p w14:paraId="0000001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6C709E99" w14:textId="534DE1C4" w:rsidR="00814014" w:rsidRDefault="00000000" w:rsidP="00571BFC">
      <w:pPr>
        <w:jc w:val="both"/>
        <w:rPr>
          <w:rFonts w:asciiTheme="majorHAnsi" w:hAnsiTheme="majorHAnsi" w:cstheme="majorHAnsi"/>
        </w:rPr>
      </w:pPr>
      <w:r w:rsidRPr="001B223C">
        <w:rPr>
          <w:rFonts w:asciiTheme="majorHAnsi" w:hAnsiTheme="majorHAnsi" w:cstheme="majorHAnsi"/>
        </w:rPr>
        <w:t xml:space="preserve">The absence of research and acknowledgement of </w:t>
      </w:r>
      <w:r w:rsidR="00E2642F">
        <w:rPr>
          <w:rFonts w:asciiTheme="majorHAnsi" w:hAnsiTheme="majorHAnsi" w:cstheme="majorHAnsi"/>
        </w:rPr>
        <w:t>the</w:t>
      </w:r>
      <w:r w:rsidRPr="001B223C">
        <w:rPr>
          <w:rFonts w:asciiTheme="majorHAnsi" w:hAnsiTheme="majorHAnsi" w:cstheme="majorHAnsi"/>
        </w:rPr>
        <w:t xml:space="preserve"> racial wealth divide across countries needs to be tackled. Firstly, understanding the racial distribution of wealth </w:t>
      </w:r>
      <w:proofErr w:type="gramStart"/>
      <w:r w:rsidRPr="001B223C">
        <w:rPr>
          <w:rFonts w:asciiTheme="majorHAnsi" w:hAnsiTheme="majorHAnsi" w:cstheme="majorHAnsi"/>
        </w:rPr>
        <w:t>in a given</w:t>
      </w:r>
      <w:proofErr w:type="gramEnd"/>
      <w:r w:rsidRPr="001B223C">
        <w:rPr>
          <w:rFonts w:asciiTheme="majorHAnsi" w:hAnsiTheme="majorHAnsi" w:cstheme="majorHAnsi"/>
        </w:rPr>
        <w:t xml:space="preserve"> context is critical to inform effective policies that prevent any group from being systematically trapped in poverty. On the flipside, patterns of wealth concentration tell us about privilege and power, often revealing the enduring economic legacy of historical injustices like colonialism, chattel slavery, and state-sanctioned discrimination. Furthermore, by researching and publishing comparative statistics, international bodies and governments can be held accountable for progress (or lack thereof). Establishing a baseline allows policymakers to track the impact of specific interventions, moving the conversation beyond anecdote to data-driven solutions.</w:t>
      </w:r>
    </w:p>
    <w:p w14:paraId="0000001E" w14:textId="15DD78D1"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01F" w14:textId="1E975C4F"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8"/>
          <w:id w:val="-164929836"/>
        </w:sdtPr>
        <w:sdtContent/>
      </w:sdt>
      <w:sdt>
        <w:sdtPr>
          <w:rPr>
            <w:rFonts w:asciiTheme="majorHAnsi" w:hAnsiTheme="majorHAnsi" w:cstheme="majorHAnsi"/>
          </w:rPr>
          <w:tag w:val="goog_rdk_9"/>
          <w:id w:val="858697547"/>
        </w:sdtPr>
        <w:sdtContent/>
      </w:sdt>
      <w:sdt>
        <w:sdtPr>
          <w:rPr>
            <w:rFonts w:asciiTheme="majorHAnsi" w:hAnsiTheme="majorHAnsi" w:cstheme="majorHAnsi"/>
          </w:rPr>
          <w:tag w:val="goog_rdk_10"/>
          <w:id w:val="-1979009919"/>
        </w:sdtPr>
        <w:sdtContent>
          <w:r w:rsidR="00B609E8">
            <w:rPr>
              <w:rFonts w:asciiTheme="majorHAnsi" w:hAnsiTheme="majorHAnsi" w:cstheme="majorHAnsi"/>
            </w:rPr>
            <w:t xml:space="preserve">2. </w:t>
          </w:r>
        </w:sdtContent>
      </w:sdt>
      <w:r w:rsidRPr="001B223C">
        <w:rPr>
          <w:rFonts w:asciiTheme="majorHAnsi" w:hAnsiTheme="majorHAnsi" w:cstheme="majorHAnsi"/>
          <w:b/>
          <w:bCs/>
        </w:rPr>
        <w:t>Methodology</w:t>
      </w:r>
    </w:p>
    <w:p w14:paraId="5B67AF41" w14:textId="60EEBC66" w:rsidR="001A50A7" w:rsidRDefault="001A50A7" w:rsidP="001A50A7">
      <w:pPr>
        <w:jc w:val="both"/>
        <w:rPr>
          <w:rFonts w:asciiTheme="majorHAnsi" w:hAnsiTheme="majorHAnsi" w:cstheme="majorHAnsi"/>
        </w:rPr>
      </w:pPr>
      <w:r>
        <w:rPr>
          <w:rFonts w:asciiTheme="majorHAnsi" w:hAnsiTheme="majorHAnsi" w:cstheme="majorHAnsi"/>
        </w:rPr>
        <w:t>The analysis presented in this chapter builds on a recent paper published by the same authors (insert citation once available).  The authors analyzed</w:t>
      </w:r>
      <w:r w:rsidRPr="001B223C">
        <w:rPr>
          <w:rFonts w:asciiTheme="majorHAnsi" w:hAnsiTheme="majorHAnsi" w:cstheme="majorHAnsi"/>
        </w:rPr>
        <w:t xml:space="preserve"> Demographic and Health Surveys (DHS) and Multiple Indicator Cluster Surveys (MICS) for all countries that have asked respondents to list their ethnicity since </w:t>
      </w:r>
      <w:r w:rsidRPr="001B223C">
        <w:rPr>
          <w:rFonts w:asciiTheme="majorHAnsi" w:hAnsiTheme="majorHAnsi" w:cstheme="majorHAnsi"/>
        </w:rPr>
        <w:lastRenderedPageBreak/>
        <w:t xml:space="preserve">2015. These are the most widely </w:t>
      </w:r>
      <w:proofErr w:type="spellStart"/>
      <w:r w:rsidRPr="001B223C">
        <w:rPr>
          <w:rFonts w:asciiTheme="majorHAnsi" w:hAnsiTheme="majorHAnsi" w:cstheme="majorHAnsi"/>
        </w:rPr>
        <w:t>standardised</w:t>
      </w:r>
      <w:proofErr w:type="spellEnd"/>
      <w:r w:rsidRPr="001B223C">
        <w:rPr>
          <w:rFonts w:asciiTheme="majorHAnsi" w:hAnsiTheme="majorHAnsi" w:cstheme="majorHAnsi"/>
        </w:rPr>
        <w:t>, nationally representative surveys that collect data on wealth and ethnicity.</w:t>
      </w:r>
      <w:r w:rsidRPr="001B223C" w:rsidDel="001A50A7">
        <w:rPr>
          <w:rFonts w:asciiTheme="majorHAnsi" w:hAnsiTheme="majorHAnsi" w:cstheme="majorHAnsi"/>
        </w:rPr>
        <w:t xml:space="preserve"> </w:t>
      </w:r>
    </w:p>
    <w:p w14:paraId="7BBE3874" w14:textId="77777777" w:rsidR="001A50A7" w:rsidRPr="001B223C" w:rsidRDefault="001A50A7" w:rsidP="001A50A7">
      <w:pPr>
        <w:jc w:val="both"/>
        <w:rPr>
          <w:rFonts w:asciiTheme="majorHAnsi" w:hAnsiTheme="majorHAnsi" w:cstheme="majorHAnsi"/>
        </w:rPr>
      </w:pPr>
    </w:p>
    <w:p w14:paraId="00000022" w14:textId="02146D01" w:rsidR="00D12A07" w:rsidRPr="001B223C" w:rsidRDefault="00000000" w:rsidP="001A50A7">
      <w:pPr>
        <w:jc w:val="both"/>
        <w:rPr>
          <w:rFonts w:asciiTheme="majorHAnsi" w:hAnsiTheme="majorHAnsi" w:cstheme="majorHAnsi"/>
        </w:rPr>
      </w:pPr>
      <w:r w:rsidRPr="001B223C">
        <w:rPr>
          <w:rFonts w:asciiTheme="majorHAnsi" w:hAnsiTheme="majorHAnsi" w:cstheme="majorHAnsi"/>
        </w:rPr>
        <w:t xml:space="preserve">The ‘ethnicity’ category in DHS can refer to ethnic or racial </w:t>
      </w:r>
      <w:sdt>
        <w:sdtPr>
          <w:rPr>
            <w:rFonts w:asciiTheme="majorHAnsi" w:hAnsiTheme="majorHAnsi" w:cstheme="majorHAnsi"/>
          </w:rPr>
          <w:tag w:val="goog_rdk_16"/>
          <w:id w:val="1721558621"/>
        </w:sdtPr>
        <w:sdtContent/>
      </w:sdt>
      <w:r w:rsidRPr="001B223C">
        <w:rPr>
          <w:rFonts w:asciiTheme="majorHAnsi" w:hAnsiTheme="majorHAnsi" w:cstheme="majorHAnsi"/>
        </w:rPr>
        <w:t xml:space="preserve">groups. We use the terms ‘ethnic group’ or ‘ethnicity’ </w:t>
      </w:r>
      <w:r w:rsidR="001A50A7">
        <w:rPr>
          <w:rFonts w:asciiTheme="majorHAnsi" w:hAnsiTheme="majorHAnsi" w:cstheme="majorHAnsi"/>
        </w:rPr>
        <w:t>in the analysis that follows</w:t>
      </w:r>
      <w:r w:rsidRPr="001B223C">
        <w:rPr>
          <w:rFonts w:asciiTheme="majorHAnsi" w:hAnsiTheme="majorHAnsi" w:cstheme="majorHAnsi"/>
        </w:rPr>
        <w:t xml:space="preserve"> </w:t>
      </w:r>
      <w:r w:rsidR="001A50A7">
        <w:rPr>
          <w:rFonts w:asciiTheme="majorHAnsi" w:hAnsiTheme="majorHAnsi" w:cstheme="majorHAnsi"/>
        </w:rPr>
        <w:t>to maintain the</w:t>
      </w:r>
      <w:r w:rsidRPr="001B223C">
        <w:rPr>
          <w:rFonts w:asciiTheme="majorHAnsi" w:hAnsiTheme="majorHAnsi" w:cstheme="majorHAnsi"/>
        </w:rPr>
        <w:t xml:space="preserve"> DHS</w:t>
      </w:r>
      <w:r w:rsidR="001A50A7">
        <w:rPr>
          <w:rFonts w:asciiTheme="majorHAnsi" w:hAnsiTheme="majorHAnsi" w:cstheme="majorHAnsi"/>
        </w:rPr>
        <w:t xml:space="preserve"> and MICS</w:t>
      </w:r>
      <w:r w:rsidRPr="001B223C">
        <w:rPr>
          <w:rFonts w:asciiTheme="majorHAnsi" w:hAnsiTheme="majorHAnsi" w:cstheme="majorHAnsi"/>
        </w:rPr>
        <w:t xml:space="preserve"> terminology. When referring to inequalities and their implications</w:t>
      </w:r>
      <w:r w:rsidR="001A50A7">
        <w:rPr>
          <w:rFonts w:asciiTheme="majorHAnsi" w:hAnsiTheme="majorHAnsi" w:cstheme="majorHAnsi"/>
        </w:rPr>
        <w:t>,</w:t>
      </w:r>
      <w:r w:rsidRPr="001B223C">
        <w:rPr>
          <w:rFonts w:asciiTheme="majorHAnsi" w:hAnsiTheme="majorHAnsi" w:cstheme="majorHAnsi"/>
        </w:rPr>
        <w:t xml:space="preserve"> we refer to </w:t>
      </w:r>
      <w:r w:rsidR="001A50A7">
        <w:rPr>
          <w:rFonts w:asciiTheme="majorHAnsi" w:hAnsiTheme="majorHAnsi" w:cstheme="majorHAnsi"/>
        </w:rPr>
        <w:t xml:space="preserve">‘race’ </w:t>
      </w:r>
      <w:r w:rsidRPr="001B223C">
        <w:rPr>
          <w:rFonts w:asciiTheme="majorHAnsi" w:hAnsiTheme="majorHAnsi" w:cstheme="majorHAnsi"/>
        </w:rPr>
        <w:t xml:space="preserve">and ‘racism’ because there is no equivalent term to describe the effects of ethnic inequalities. Both are social constructs with movable categorical boundaries, so combining them in our interpretation is reasonable. </w:t>
      </w:r>
    </w:p>
    <w:p w14:paraId="00000023" w14:textId="77777777" w:rsidR="00D12A07" w:rsidRPr="001B223C" w:rsidRDefault="00D12A07" w:rsidP="00571BFC">
      <w:pPr>
        <w:jc w:val="both"/>
        <w:rPr>
          <w:rFonts w:asciiTheme="majorHAnsi" w:hAnsiTheme="majorHAnsi" w:cstheme="majorHAnsi"/>
        </w:rPr>
      </w:pPr>
    </w:p>
    <w:p w14:paraId="0000002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We applied a 2015 cut-off for data to avoid combining results with more than a </w:t>
      </w:r>
      <w:proofErr w:type="gramStart"/>
      <w:r w:rsidRPr="001B223C">
        <w:rPr>
          <w:rFonts w:asciiTheme="majorHAnsi" w:hAnsiTheme="majorHAnsi" w:cstheme="majorHAnsi"/>
        </w:rPr>
        <w:t>10 year</w:t>
      </w:r>
      <w:proofErr w:type="gramEnd"/>
      <w:r w:rsidRPr="001B223C">
        <w:rPr>
          <w:rFonts w:asciiTheme="majorHAnsi" w:hAnsiTheme="majorHAnsi" w:cstheme="majorHAnsi"/>
        </w:rPr>
        <w:t xml:space="preserve"> gap. This dataset reflects a nationally representative sample of women between the ages of 15-49. It should be noted that the sampling framework for DHS and MICS does not account for ethnicity, and the data are not, therefore, representative at this level. We therefore apply a cut-off of 100 observations per ethnicity category to avoid small under-representative samples.   </w:t>
      </w:r>
    </w:p>
    <w:p w14:paraId="00000025" w14:textId="77777777" w:rsidR="00D12A07" w:rsidRPr="001B223C" w:rsidRDefault="00D12A07" w:rsidP="00571BFC">
      <w:pPr>
        <w:jc w:val="both"/>
        <w:rPr>
          <w:rFonts w:asciiTheme="majorHAnsi" w:hAnsiTheme="majorHAnsi" w:cstheme="majorHAnsi"/>
        </w:rPr>
      </w:pPr>
    </w:p>
    <w:p w14:paraId="00000026" w14:textId="2AAE74D7"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17"/>
          <w:id w:val="1511416627"/>
          <w:showingPlcHdr/>
        </w:sdtPr>
        <w:sdtContent>
          <w:r w:rsidR="00DE5417">
            <w:rPr>
              <w:rFonts w:asciiTheme="majorHAnsi" w:hAnsiTheme="majorHAnsi" w:cstheme="majorHAnsi"/>
            </w:rPr>
            <w:t xml:space="preserve">     </w:t>
          </w:r>
        </w:sdtContent>
      </w:sdt>
      <w:r w:rsidRPr="001B223C">
        <w:rPr>
          <w:rFonts w:asciiTheme="majorHAnsi" w:hAnsiTheme="majorHAnsi" w:cstheme="majorHAnsi"/>
        </w:rPr>
        <w:t xml:space="preserve">Our indicator of interest is the wealth quintile, an asset index </w:t>
      </w:r>
      <w:sdt>
        <w:sdtPr>
          <w:rPr>
            <w:rFonts w:asciiTheme="majorHAnsi" w:hAnsiTheme="majorHAnsi" w:cstheme="majorHAnsi"/>
          </w:rPr>
          <w:tag w:val="goog_rdk_19"/>
          <w:id w:val="1517492420"/>
        </w:sdtPr>
        <w:sdtContent/>
      </w:sdt>
      <w:r w:rsidRPr="001B223C">
        <w:rPr>
          <w:rFonts w:asciiTheme="majorHAnsi" w:hAnsiTheme="majorHAnsi" w:cstheme="majorHAnsi"/>
        </w:rPr>
        <w:t>constructed</w:t>
      </w:r>
      <w:r w:rsidR="00053647" w:rsidRPr="001B223C">
        <w:rPr>
          <w:rFonts w:asciiTheme="majorHAnsi" w:hAnsiTheme="majorHAnsi" w:cstheme="majorHAnsi"/>
        </w:rPr>
        <w:t xml:space="preserve"> through</w:t>
      </w:r>
      <w:r w:rsidR="00C62577">
        <w:rPr>
          <w:rFonts w:asciiTheme="majorHAnsi" w:hAnsiTheme="majorHAnsi" w:cstheme="majorHAnsi"/>
        </w:rPr>
        <w:t xml:space="preserve"> </w:t>
      </w:r>
      <w:r w:rsidRPr="001B223C">
        <w:rPr>
          <w:rFonts w:asciiTheme="majorHAnsi" w:hAnsiTheme="majorHAnsi" w:cstheme="majorHAnsi"/>
        </w:rPr>
        <w:t>principal component analysis (PCA)</w:t>
      </w:r>
      <w:r w:rsidR="009504FC" w:rsidRPr="001B223C">
        <w:rPr>
          <w:rStyle w:val="FootnoteReference"/>
          <w:rFonts w:asciiTheme="majorHAnsi" w:hAnsiTheme="majorHAnsi" w:cstheme="majorHAnsi"/>
        </w:rPr>
        <w:footnoteReference w:id="1"/>
      </w:r>
      <w:r w:rsidRPr="001B223C">
        <w:rPr>
          <w:rFonts w:asciiTheme="majorHAnsi" w:hAnsiTheme="majorHAnsi" w:cstheme="majorHAnsi"/>
        </w:rPr>
        <w:t xml:space="preserve"> drawing on data related to household assets (housing materials, water and sanitation access and ownership of consumer items such as a television, radio</w:t>
      </w:r>
      <w:r w:rsidR="00053647" w:rsidRPr="001B223C">
        <w:rPr>
          <w:rFonts w:asciiTheme="majorHAnsi" w:hAnsiTheme="majorHAnsi" w:cstheme="majorHAnsi"/>
        </w:rPr>
        <w:t xml:space="preserve">, </w:t>
      </w:r>
      <w:r w:rsidRPr="001B223C">
        <w:rPr>
          <w:rFonts w:asciiTheme="majorHAnsi" w:hAnsiTheme="majorHAnsi" w:cstheme="majorHAnsi"/>
        </w:rPr>
        <w:t xml:space="preserve">bicycle or </w:t>
      </w:r>
      <w:proofErr w:type="spellStart"/>
      <w:r w:rsidRPr="001B223C">
        <w:rPr>
          <w:rFonts w:asciiTheme="majorHAnsi" w:hAnsiTheme="majorHAnsi" w:cstheme="majorHAnsi"/>
        </w:rPr>
        <w:t>motorised</w:t>
      </w:r>
      <w:proofErr w:type="spellEnd"/>
      <w:r w:rsidRPr="001B223C">
        <w:rPr>
          <w:rFonts w:asciiTheme="majorHAnsi" w:hAnsiTheme="majorHAnsi" w:cstheme="majorHAnsi"/>
        </w:rPr>
        <w:t xml:space="preserve"> vehicle</w:t>
      </w:r>
      <w:r w:rsidR="00053647" w:rsidRPr="001B223C">
        <w:rPr>
          <w:rFonts w:asciiTheme="majorHAnsi" w:hAnsiTheme="majorHAnsi" w:cstheme="majorHAnsi"/>
        </w:rPr>
        <w:t>, but not financial assets</w:t>
      </w:r>
      <w:r w:rsidRPr="001B223C">
        <w:rPr>
          <w:rFonts w:asciiTheme="majorHAnsi" w:hAnsiTheme="majorHAnsi" w:cstheme="majorHAnsi"/>
        </w:rPr>
        <w:t xml:space="preserve">) (see </w:t>
      </w:r>
      <w:proofErr w:type="spellStart"/>
      <w:r w:rsidRPr="001B223C">
        <w:rPr>
          <w:rFonts w:asciiTheme="majorHAnsi" w:hAnsiTheme="majorHAnsi" w:cstheme="majorHAnsi"/>
        </w:rPr>
        <w:t>Rustein</w:t>
      </w:r>
      <w:proofErr w:type="spellEnd"/>
      <w:r w:rsidRPr="001B223C">
        <w:rPr>
          <w:rFonts w:asciiTheme="majorHAnsi" w:hAnsiTheme="majorHAnsi" w:cstheme="majorHAnsi"/>
        </w:rPr>
        <w:t xml:space="preserve"> &amp; Johnson, 2004). </w:t>
      </w:r>
      <w:proofErr w:type="spellStart"/>
      <w:r w:rsidRPr="001B223C">
        <w:rPr>
          <w:rFonts w:asciiTheme="majorHAnsi" w:hAnsiTheme="majorHAnsi" w:cstheme="majorHAnsi"/>
        </w:rPr>
        <w:t>Standardised</w:t>
      </w:r>
      <w:proofErr w:type="spellEnd"/>
      <w:r w:rsidRPr="001B223C">
        <w:rPr>
          <w:rFonts w:asciiTheme="majorHAnsi" w:hAnsiTheme="majorHAnsi" w:cstheme="majorHAnsi"/>
        </w:rPr>
        <w:t xml:space="preserve"> household scores are estimated and used to divide households into five ranked groups from the poorest to the richest. Although this relative measure captures household rather than individual-level absolute poverty, it has been found to correlate strongly with income and expenditures in contexts where household goods like food make up a large share of consumption, as is the case in many low- and middle-income countries (Filmer &amp; Scott). The DHS and MICs wealth indices have also been found to have a high degree of association with other indicators of individual welfare relating to health, education and </w:t>
      </w:r>
      <w:proofErr w:type="spellStart"/>
      <w:r w:rsidRPr="001B223C">
        <w:rPr>
          <w:rFonts w:asciiTheme="majorHAnsi" w:hAnsiTheme="majorHAnsi" w:cstheme="majorHAnsi"/>
        </w:rPr>
        <w:t>labour</w:t>
      </w:r>
      <w:proofErr w:type="spellEnd"/>
      <w:r w:rsidRPr="001B223C">
        <w:rPr>
          <w:rFonts w:asciiTheme="majorHAnsi" w:hAnsiTheme="majorHAnsi" w:cstheme="majorHAnsi"/>
        </w:rPr>
        <w:t xml:space="preserve"> market outcomes (ibid). </w:t>
      </w:r>
    </w:p>
    <w:p w14:paraId="00000027" w14:textId="77777777" w:rsidR="00D12A07" w:rsidRPr="001B223C" w:rsidRDefault="00D12A07" w:rsidP="00571BFC">
      <w:pPr>
        <w:jc w:val="both"/>
        <w:rPr>
          <w:rFonts w:asciiTheme="majorHAnsi" w:hAnsiTheme="majorHAnsi" w:cstheme="majorHAnsi"/>
        </w:rPr>
      </w:pPr>
    </w:p>
    <w:p w14:paraId="0000002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 wealth distributions are defined separately for each country and are population based. The women’s wealth ranking reflects the wealth ranking of the household in which they reside. Because quintiles are fixed across the entire household population, the distribution of women across quintiles is not exactly 20% in each group (it ranges from 17% to 23% across the final country sample in this study). To account for this, we set the expected value of the weighted racial groups’ population falling into a wealth group according to the distribution of women within that racial category. We then </w:t>
      </w:r>
      <w:proofErr w:type="spellStart"/>
      <w:r w:rsidRPr="001B223C">
        <w:rPr>
          <w:rFonts w:asciiTheme="majorHAnsi" w:hAnsiTheme="majorHAnsi" w:cstheme="majorHAnsi"/>
        </w:rPr>
        <w:t>standardised</w:t>
      </w:r>
      <w:proofErr w:type="spellEnd"/>
      <w:r w:rsidRPr="001B223C">
        <w:rPr>
          <w:rFonts w:asciiTheme="majorHAnsi" w:hAnsiTheme="majorHAnsi" w:cstheme="majorHAnsi"/>
        </w:rPr>
        <w:t xml:space="preserve"> this measure across countries in the sample around one.  Deviations above or below one </w:t>
      </w:r>
      <w:proofErr w:type="gramStart"/>
      <w:r w:rsidRPr="001B223C">
        <w:rPr>
          <w:rFonts w:asciiTheme="majorHAnsi" w:hAnsiTheme="majorHAnsi" w:cstheme="majorHAnsi"/>
        </w:rPr>
        <w:t>indicate</w:t>
      </w:r>
      <w:proofErr w:type="gramEnd"/>
      <w:r w:rsidRPr="001B223C">
        <w:rPr>
          <w:rFonts w:asciiTheme="majorHAnsi" w:hAnsiTheme="majorHAnsi" w:cstheme="majorHAnsi"/>
        </w:rPr>
        <w:t xml:space="preserve"> that the racial group is disproportionately poor or wealthy relative to the national distribution of women. It is important to note that racial groups that dominate the survey population heavily influence the PCA score, and therefore the quintile </w:t>
      </w:r>
      <w:proofErr w:type="gramStart"/>
      <w:r w:rsidRPr="001B223C">
        <w:rPr>
          <w:rFonts w:asciiTheme="majorHAnsi" w:hAnsiTheme="majorHAnsi" w:cstheme="majorHAnsi"/>
        </w:rPr>
        <w:t>cut-points</w:t>
      </w:r>
      <w:proofErr w:type="gramEnd"/>
      <w:r w:rsidRPr="001B223C">
        <w:rPr>
          <w:rFonts w:asciiTheme="majorHAnsi" w:hAnsiTheme="majorHAnsi" w:cstheme="majorHAnsi"/>
        </w:rPr>
        <w:t xml:space="preserve">. Their distribution across the wealth distribution will therefore naturally skew towards the middle. </w:t>
      </w:r>
    </w:p>
    <w:p w14:paraId="00000029" w14:textId="77777777" w:rsidR="00D12A07" w:rsidRPr="001B223C" w:rsidRDefault="00D12A07" w:rsidP="00571BFC">
      <w:pPr>
        <w:jc w:val="both"/>
        <w:rPr>
          <w:rFonts w:asciiTheme="majorHAnsi" w:hAnsiTheme="majorHAnsi" w:cstheme="majorHAnsi"/>
        </w:rPr>
      </w:pPr>
    </w:p>
    <w:p w14:paraId="0000002C" w14:textId="21EEEA3D"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20"/>
          <w:id w:val="-438437594"/>
          <w:showingPlcHdr/>
        </w:sdtPr>
        <w:sdtContent>
          <w:r w:rsidR="00814014">
            <w:rPr>
              <w:rFonts w:asciiTheme="majorHAnsi" w:hAnsiTheme="majorHAnsi" w:cstheme="majorHAnsi"/>
            </w:rPr>
            <w:t xml:space="preserve">     </w:t>
          </w:r>
        </w:sdtContent>
      </w:sdt>
      <w:r w:rsidRPr="001B223C">
        <w:rPr>
          <w:rFonts w:asciiTheme="majorHAnsi" w:hAnsiTheme="majorHAnsi" w:cstheme="majorHAnsi"/>
        </w:rPr>
        <w:t xml:space="preserve">We applied a </w:t>
      </w:r>
      <w:proofErr w:type="spellStart"/>
      <w:r w:rsidRPr="001B223C">
        <w:rPr>
          <w:rFonts w:asciiTheme="majorHAnsi" w:hAnsiTheme="majorHAnsi" w:cstheme="majorHAnsi"/>
        </w:rPr>
        <w:t>standardised</w:t>
      </w:r>
      <w:proofErr w:type="spellEnd"/>
      <w:r w:rsidRPr="001B223C">
        <w:rPr>
          <w:rFonts w:asciiTheme="majorHAnsi" w:hAnsiTheme="majorHAnsi" w:cstheme="majorHAnsi"/>
        </w:rPr>
        <w:t xml:space="preserve"> wealth gap between the poorest and richest ethnic groups in each country. Th</w:t>
      </w:r>
      <w:r w:rsidR="00283BCD">
        <w:rPr>
          <w:rFonts w:asciiTheme="majorHAnsi" w:hAnsiTheme="majorHAnsi" w:cstheme="majorHAnsi"/>
        </w:rPr>
        <w:t xml:space="preserve">is </w:t>
      </w:r>
      <w:r w:rsidRPr="001B223C">
        <w:rPr>
          <w:rFonts w:asciiTheme="majorHAnsi" w:hAnsiTheme="majorHAnsi" w:cstheme="majorHAnsi"/>
        </w:rPr>
        <w:t>measure</w:t>
      </w:r>
      <w:r w:rsidR="00283BCD">
        <w:rPr>
          <w:rFonts w:asciiTheme="majorHAnsi" w:hAnsiTheme="majorHAnsi" w:cstheme="majorHAnsi"/>
        </w:rPr>
        <w:t xml:space="preserve"> is easy to grasp, and avoids issues with the Gini, w</w:t>
      </w:r>
      <w:r w:rsidR="003B1D6E">
        <w:rPr>
          <w:rFonts w:asciiTheme="majorHAnsi" w:hAnsiTheme="majorHAnsi" w:cstheme="majorHAnsi"/>
        </w:rPr>
        <w:t xml:space="preserve">hich </w:t>
      </w:r>
      <w:r w:rsidRPr="001B223C">
        <w:rPr>
          <w:rFonts w:asciiTheme="majorHAnsi" w:hAnsiTheme="majorHAnsi" w:cstheme="majorHAnsi"/>
        </w:rPr>
        <w:t>is more sensitive to differences around the middle of the distribution (Atkinson, 1970)</w:t>
      </w:r>
      <w:r w:rsidR="00283BCD">
        <w:rPr>
          <w:rFonts w:asciiTheme="majorHAnsi" w:hAnsiTheme="majorHAnsi" w:cstheme="majorHAnsi"/>
        </w:rPr>
        <w:t>.</w:t>
      </w:r>
    </w:p>
    <w:p w14:paraId="0000002D" w14:textId="77777777" w:rsidR="00D12A07" w:rsidRPr="001B223C" w:rsidRDefault="00D12A07" w:rsidP="00571BFC">
      <w:pPr>
        <w:jc w:val="both"/>
        <w:rPr>
          <w:rFonts w:asciiTheme="majorHAnsi" w:hAnsiTheme="majorHAnsi" w:cstheme="majorHAnsi"/>
        </w:rPr>
      </w:pPr>
    </w:p>
    <w:p w14:paraId="5D484001" w14:textId="1E513D9A" w:rsidR="00283BCD" w:rsidRPr="001B223C" w:rsidRDefault="00000000" w:rsidP="00283BCD">
      <w:pPr>
        <w:jc w:val="both"/>
        <w:rPr>
          <w:rFonts w:asciiTheme="majorHAnsi" w:hAnsiTheme="majorHAnsi" w:cstheme="majorHAnsi"/>
        </w:rPr>
      </w:pPr>
      <w:sdt>
        <w:sdtPr>
          <w:rPr>
            <w:rFonts w:asciiTheme="majorHAnsi" w:hAnsiTheme="majorHAnsi" w:cstheme="majorHAnsi"/>
          </w:rPr>
          <w:tag w:val="goog_rdk_22"/>
          <w:id w:val="295288604"/>
          <w:showingPlcHdr/>
        </w:sdtPr>
        <w:sdtContent>
          <w:r w:rsidR="00F82B73">
            <w:rPr>
              <w:rFonts w:asciiTheme="majorHAnsi" w:hAnsiTheme="majorHAnsi" w:cstheme="majorHAnsi"/>
            </w:rPr>
            <w:t xml:space="preserve">     </w:t>
          </w:r>
        </w:sdtContent>
      </w:sdt>
      <w:r w:rsidRPr="001B223C">
        <w:rPr>
          <w:rFonts w:asciiTheme="majorHAnsi" w:hAnsiTheme="majorHAnsi" w:cstheme="majorHAnsi"/>
        </w:rPr>
        <w:t>To calculate the population weighted ratio of ethnic</w:t>
      </w:r>
      <w:sdt>
        <w:sdtPr>
          <w:rPr>
            <w:rFonts w:asciiTheme="majorHAnsi" w:hAnsiTheme="majorHAnsi" w:cstheme="majorHAnsi"/>
          </w:rPr>
          <w:tag w:val="goog_rdk_23"/>
          <w:id w:val="-1948892450"/>
        </w:sdtPr>
        <w:sdtContent/>
      </w:sdt>
      <w:sdt>
        <w:sdtPr>
          <w:rPr>
            <w:rFonts w:asciiTheme="majorHAnsi" w:hAnsiTheme="majorHAnsi" w:cstheme="majorHAnsi"/>
          </w:rPr>
          <w:tag w:val="goog_rdk_24"/>
          <w:id w:val="-1665499112"/>
        </w:sdtPr>
        <w:sdtContent/>
      </w:sdt>
      <w:r w:rsidRPr="001B223C">
        <w:rPr>
          <w:rFonts w:asciiTheme="majorHAnsi" w:hAnsiTheme="majorHAnsi" w:cstheme="majorHAnsi"/>
        </w:rPr>
        <w:t xml:space="preserve"> groups in the bottom and top quintiles, we </w:t>
      </w:r>
      <w:r w:rsidR="00283BCD">
        <w:rPr>
          <w:rFonts w:asciiTheme="majorHAnsi" w:hAnsiTheme="majorHAnsi" w:cstheme="majorHAnsi"/>
        </w:rPr>
        <w:t>used</w:t>
      </w:r>
      <w:r w:rsidRPr="001B223C">
        <w:rPr>
          <w:rFonts w:asciiTheme="majorHAnsi" w:hAnsiTheme="majorHAnsi" w:cstheme="majorHAnsi"/>
        </w:rPr>
        <w:t xml:space="preserve"> mean ranks. </w:t>
      </w:r>
      <w:r w:rsidR="00283BCD">
        <w:rPr>
          <w:rFonts w:asciiTheme="majorHAnsi" w:hAnsiTheme="majorHAnsi" w:cstheme="majorHAnsi"/>
        </w:rPr>
        <w:t>W</w:t>
      </w:r>
      <w:r w:rsidR="00283BCD" w:rsidRPr="001B223C">
        <w:rPr>
          <w:rFonts w:asciiTheme="majorHAnsi" w:hAnsiTheme="majorHAnsi" w:cstheme="majorHAnsi"/>
        </w:rPr>
        <w:t xml:space="preserve">e first calculated the survey-weighted distribution of women across wealth quintiles and the resulting mean wealth rank (from 1 to 5). These mean ranks </w:t>
      </w:r>
      <w:proofErr w:type="spellStart"/>
      <w:r w:rsidR="00283BCD" w:rsidRPr="001B223C">
        <w:rPr>
          <w:rFonts w:asciiTheme="majorHAnsi" w:hAnsiTheme="majorHAnsi" w:cstheme="majorHAnsi"/>
        </w:rPr>
        <w:t>summarise</w:t>
      </w:r>
      <w:proofErr w:type="spellEnd"/>
      <w:r w:rsidR="00283BCD" w:rsidRPr="001B223C">
        <w:rPr>
          <w:rFonts w:asciiTheme="majorHAnsi" w:hAnsiTheme="majorHAnsi" w:cstheme="majorHAnsi"/>
        </w:rPr>
        <w:t xml:space="preserve"> the typical wealth position of each group. </w:t>
      </w:r>
    </w:p>
    <w:p w14:paraId="75F76063" w14:textId="77777777" w:rsidR="00283BCD" w:rsidRDefault="00283BCD" w:rsidP="00571BFC">
      <w:pPr>
        <w:jc w:val="both"/>
        <w:rPr>
          <w:rFonts w:asciiTheme="majorHAnsi" w:hAnsiTheme="majorHAnsi" w:cstheme="majorHAnsi"/>
        </w:rPr>
      </w:pPr>
    </w:p>
    <w:p w14:paraId="0000002E" w14:textId="37A75921"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We </w:t>
      </w:r>
      <w:r w:rsidR="00283BCD">
        <w:rPr>
          <w:rFonts w:asciiTheme="majorHAnsi" w:hAnsiTheme="majorHAnsi" w:cstheme="majorHAnsi"/>
        </w:rPr>
        <w:t>then</w:t>
      </w:r>
      <w:r w:rsidR="00CD7AEA">
        <w:rPr>
          <w:rFonts w:asciiTheme="majorHAnsi" w:hAnsiTheme="majorHAnsi" w:cstheme="majorHAnsi"/>
        </w:rPr>
        <w:t xml:space="preserve"> </w:t>
      </w:r>
      <w:r w:rsidRPr="001B223C">
        <w:rPr>
          <w:rFonts w:asciiTheme="majorHAnsi" w:hAnsiTheme="majorHAnsi" w:cstheme="majorHAnsi"/>
        </w:rPr>
        <w:t xml:space="preserve">computed the survey-weighted probability of falling into the poorest and richest quintiles for the </w:t>
      </w:r>
      <w:sdt>
        <w:sdtPr>
          <w:rPr>
            <w:rFonts w:asciiTheme="majorHAnsi" w:hAnsiTheme="majorHAnsi" w:cstheme="majorHAnsi"/>
          </w:rPr>
          <w:tag w:val="goog_rdk_25"/>
          <w:id w:val="6774205"/>
        </w:sdtPr>
        <w:sdtContent/>
      </w:sdt>
      <w:r w:rsidRPr="001B223C">
        <w:rPr>
          <w:rFonts w:asciiTheme="majorHAnsi" w:hAnsiTheme="majorHAnsi" w:cstheme="majorHAnsi"/>
        </w:rPr>
        <w:t xml:space="preserve">ethnicities with the lowest and highest mean ranks, respectively. We then related each of the two probabilities to the national probability of being in that quintile. Ratios that significantly differ from 1 imply a structural difference of the corresponding ethnicity compared to the national average. To account for design-based uncertainty, we estimate the difference in these two probabilities using Taylor </w:t>
      </w:r>
      <w:proofErr w:type="spellStart"/>
      <w:r w:rsidRPr="001B223C">
        <w:rPr>
          <w:rFonts w:asciiTheme="majorHAnsi" w:hAnsiTheme="majorHAnsi" w:cstheme="majorHAnsi"/>
        </w:rPr>
        <w:t>linearisation</w:t>
      </w:r>
      <w:proofErr w:type="spellEnd"/>
      <w:r w:rsidRPr="001B223C">
        <w:rPr>
          <w:rFonts w:asciiTheme="majorHAnsi" w:hAnsiTheme="majorHAnsi" w:cstheme="majorHAnsi"/>
        </w:rPr>
        <w:t xml:space="preserve"> and stratified cluster-robust variance at PSU level, then apply a delta method to obtain a standard error for the ratio and use it to construct 95% confidence intervals and Wald-type p-values. The wealth gap is then derived from a simple comparison of the ratio of the poorest and richest groups in each country. We divide the richest ratio by the poorest ratio to estimate the overall wealth gap. </w:t>
      </w:r>
    </w:p>
    <w:p w14:paraId="0000002F" w14:textId="77777777" w:rsidR="00D12A07" w:rsidRPr="001B223C" w:rsidRDefault="00D12A07" w:rsidP="00571BFC">
      <w:pPr>
        <w:jc w:val="both"/>
        <w:rPr>
          <w:rFonts w:asciiTheme="majorHAnsi" w:hAnsiTheme="majorHAnsi" w:cstheme="majorHAnsi"/>
        </w:rPr>
      </w:pPr>
    </w:p>
    <w:p w14:paraId="2C534497" w14:textId="2A132B78" w:rsidR="00951FBF" w:rsidRPr="001B223C" w:rsidRDefault="00B609E8" w:rsidP="00951FBF">
      <w:pPr>
        <w:jc w:val="both"/>
        <w:rPr>
          <w:rFonts w:asciiTheme="majorHAnsi" w:hAnsiTheme="majorHAnsi" w:cstheme="majorHAnsi"/>
          <w:b/>
          <w:bCs/>
        </w:rPr>
      </w:pPr>
      <w:r>
        <w:rPr>
          <w:rFonts w:asciiTheme="majorHAnsi" w:hAnsiTheme="majorHAnsi" w:cstheme="majorHAnsi"/>
          <w:b/>
          <w:bCs/>
        </w:rPr>
        <w:t xml:space="preserve">3. </w:t>
      </w:r>
      <w:r w:rsidRPr="001B223C">
        <w:rPr>
          <w:rFonts w:asciiTheme="majorHAnsi" w:hAnsiTheme="majorHAnsi" w:cstheme="majorHAnsi"/>
          <w:b/>
          <w:bCs/>
        </w:rPr>
        <w:t xml:space="preserve">Results </w:t>
      </w:r>
    </w:p>
    <w:p w14:paraId="117B1479" w14:textId="51E24B03" w:rsidR="00951FBF" w:rsidRDefault="00951FBF" w:rsidP="00951FBF">
      <w:pPr>
        <w:jc w:val="both"/>
        <w:rPr>
          <w:rFonts w:asciiTheme="majorHAnsi" w:hAnsiTheme="majorHAnsi" w:cstheme="majorHAnsi"/>
        </w:rPr>
      </w:pPr>
      <w:r w:rsidRPr="001B223C">
        <w:rPr>
          <w:rFonts w:asciiTheme="majorHAnsi" w:hAnsiTheme="majorHAnsi" w:cstheme="majorHAnsi"/>
        </w:rPr>
        <w:t xml:space="preserve">The ‘wealth gap’ </w:t>
      </w:r>
      <w:r>
        <w:rPr>
          <w:rFonts w:asciiTheme="majorHAnsi" w:hAnsiTheme="majorHAnsi" w:cstheme="majorHAnsi"/>
        </w:rPr>
        <w:t xml:space="preserve">– also more technically described as maximum pairwise ethnic wealth gaps in Chart 1 – </w:t>
      </w:r>
      <w:r w:rsidRPr="001B223C">
        <w:rPr>
          <w:rFonts w:asciiTheme="majorHAnsi" w:hAnsiTheme="majorHAnsi" w:cstheme="majorHAnsi"/>
        </w:rPr>
        <w:t>describes</w:t>
      </w:r>
      <w:r>
        <w:rPr>
          <w:rFonts w:asciiTheme="majorHAnsi" w:hAnsiTheme="majorHAnsi" w:cstheme="majorHAnsi"/>
        </w:rPr>
        <w:t xml:space="preserve"> </w:t>
      </w:r>
      <w:r w:rsidRPr="001B223C">
        <w:rPr>
          <w:rFonts w:asciiTheme="majorHAnsi" w:hAnsiTheme="majorHAnsi" w:cstheme="majorHAnsi"/>
        </w:rPr>
        <w:t xml:space="preserve">the </w:t>
      </w:r>
      <w:proofErr w:type="spellStart"/>
      <w:r w:rsidRPr="001B223C">
        <w:rPr>
          <w:rFonts w:asciiTheme="majorHAnsi" w:hAnsiTheme="majorHAnsi" w:cstheme="majorHAnsi"/>
        </w:rPr>
        <w:t>standardised</w:t>
      </w:r>
      <w:proofErr w:type="spellEnd"/>
      <w:r w:rsidRPr="001B223C">
        <w:rPr>
          <w:rFonts w:asciiTheme="majorHAnsi" w:hAnsiTheme="majorHAnsi" w:cstheme="majorHAnsi"/>
        </w:rPr>
        <w:t xml:space="preserve"> gap between the richest and poorest </w:t>
      </w:r>
      <w:r>
        <w:rPr>
          <w:rFonts w:asciiTheme="majorHAnsi" w:hAnsiTheme="majorHAnsi" w:cstheme="majorHAnsi"/>
        </w:rPr>
        <w:t>ethnic groups</w:t>
      </w:r>
      <w:r w:rsidRPr="001B223C">
        <w:rPr>
          <w:rFonts w:asciiTheme="majorHAnsi" w:hAnsiTheme="majorHAnsi" w:cstheme="majorHAnsi"/>
        </w:rPr>
        <w:t xml:space="preserve"> in each country</w:t>
      </w:r>
      <w:r>
        <w:rPr>
          <w:rFonts w:asciiTheme="majorHAnsi" w:hAnsiTheme="majorHAnsi" w:cstheme="majorHAnsi"/>
        </w:rPr>
        <w:t>. A</w:t>
      </w:r>
      <w:r w:rsidRPr="001B223C">
        <w:rPr>
          <w:rFonts w:asciiTheme="majorHAnsi" w:hAnsiTheme="majorHAnsi" w:cstheme="majorHAnsi"/>
        </w:rPr>
        <w:t xml:space="preserve"> </w:t>
      </w:r>
      <w:r>
        <w:rPr>
          <w:rFonts w:asciiTheme="majorHAnsi" w:hAnsiTheme="majorHAnsi" w:cstheme="majorHAnsi"/>
        </w:rPr>
        <w:t>value of</w:t>
      </w:r>
      <w:r w:rsidRPr="001B223C">
        <w:rPr>
          <w:rFonts w:asciiTheme="majorHAnsi" w:hAnsiTheme="majorHAnsi" w:cstheme="majorHAnsi"/>
        </w:rPr>
        <w:t xml:space="preserve"> 2 means </w:t>
      </w:r>
      <w:r>
        <w:rPr>
          <w:rFonts w:asciiTheme="majorHAnsi" w:hAnsiTheme="majorHAnsi" w:cstheme="majorHAnsi"/>
        </w:rPr>
        <w:t xml:space="preserve">that </w:t>
      </w:r>
      <w:r w:rsidRPr="001B223C">
        <w:rPr>
          <w:rFonts w:asciiTheme="majorHAnsi" w:hAnsiTheme="majorHAnsi" w:cstheme="majorHAnsi"/>
        </w:rPr>
        <w:t xml:space="preserve">the </w:t>
      </w:r>
      <w:r>
        <w:rPr>
          <w:rFonts w:asciiTheme="majorHAnsi" w:hAnsiTheme="majorHAnsi" w:cstheme="majorHAnsi"/>
        </w:rPr>
        <w:t>average position of the most advantaged</w:t>
      </w:r>
      <w:r w:rsidRPr="001B223C">
        <w:rPr>
          <w:rFonts w:asciiTheme="majorHAnsi" w:hAnsiTheme="majorHAnsi" w:cstheme="majorHAnsi"/>
        </w:rPr>
        <w:t xml:space="preserve"> </w:t>
      </w:r>
      <w:r>
        <w:rPr>
          <w:rFonts w:asciiTheme="majorHAnsi" w:hAnsiTheme="majorHAnsi" w:cstheme="majorHAnsi"/>
        </w:rPr>
        <w:t xml:space="preserve">ethnic </w:t>
      </w:r>
      <w:r w:rsidRPr="001B223C">
        <w:rPr>
          <w:rFonts w:asciiTheme="majorHAnsi" w:hAnsiTheme="majorHAnsi" w:cstheme="majorHAnsi"/>
        </w:rPr>
        <w:t xml:space="preserve">group </w:t>
      </w:r>
      <w:r>
        <w:rPr>
          <w:rFonts w:asciiTheme="majorHAnsi" w:hAnsiTheme="majorHAnsi" w:cstheme="majorHAnsi"/>
        </w:rPr>
        <w:t>is</w:t>
      </w:r>
      <w:r w:rsidRPr="001B223C">
        <w:rPr>
          <w:rFonts w:asciiTheme="majorHAnsi" w:hAnsiTheme="majorHAnsi" w:cstheme="majorHAnsi"/>
        </w:rPr>
        <w:t xml:space="preserve"> </w:t>
      </w:r>
      <w:r>
        <w:rPr>
          <w:rFonts w:asciiTheme="majorHAnsi" w:hAnsiTheme="majorHAnsi" w:cstheme="majorHAnsi"/>
        </w:rPr>
        <w:t>separated from the least advantaged ethnic group by two quintiles</w:t>
      </w:r>
      <w:r w:rsidRPr="001B223C">
        <w:rPr>
          <w:rFonts w:asciiTheme="majorHAnsi" w:hAnsiTheme="majorHAnsi" w:cstheme="majorHAnsi"/>
        </w:rPr>
        <w:t xml:space="preserve">. Zero denotes no gap, </w:t>
      </w:r>
      <w:r w:rsidR="00C801D7">
        <w:rPr>
          <w:rFonts w:asciiTheme="majorHAnsi" w:hAnsiTheme="majorHAnsi" w:cstheme="majorHAnsi"/>
        </w:rPr>
        <w:t xml:space="preserve">which </w:t>
      </w:r>
      <w:r w:rsidRPr="001B223C">
        <w:rPr>
          <w:rFonts w:asciiTheme="majorHAnsi" w:hAnsiTheme="majorHAnsi" w:cstheme="majorHAnsi"/>
        </w:rPr>
        <w:t xml:space="preserve">increases </w:t>
      </w:r>
      <w:r w:rsidR="00F613B7">
        <w:rPr>
          <w:rFonts w:asciiTheme="majorHAnsi" w:hAnsiTheme="majorHAnsi" w:cstheme="majorHAnsi"/>
        </w:rPr>
        <w:t xml:space="preserve">as </w:t>
      </w:r>
      <w:r w:rsidRPr="001B223C">
        <w:rPr>
          <w:rFonts w:asciiTheme="majorHAnsi" w:hAnsiTheme="majorHAnsi" w:cstheme="majorHAnsi"/>
        </w:rPr>
        <w:t xml:space="preserve">the magnitude of the gap </w:t>
      </w:r>
      <w:r w:rsidR="00F613B7">
        <w:rPr>
          <w:rFonts w:asciiTheme="majorHAnsi" w:hAnsiTheme="majorHAnsi" w:cstheme="majorHAnsi"/>
        </w:rPr>
        <w:t xml:space="preserve">grows </w:t>
      </w:r>
      <w:r w:rsidRPr="001B223C">
        <w:rPr>
          <w:rFonts w:asciiTheme="majorHAnsi" w:hAnsiTheme="majorHAnsi" w:cstheme="majorHAnsi"/>
        </w:rPr>
        <w:t xml:space="preserve">between the </w:t>
      </w:r>
      <w:sdt>
        <w:sdtPr>
          <w:rPr>
            <w:rFonts w:asciiTheme="majorHAnsi" w:hAnsiTheme="majorHAnsi" w:cstheme="majorHAnsi"/>
          </w:rPr>
          <w:tag w:val="goog_rdk_48"/>
          <w:id w:val="1822687057"/>
        </w:sdtPr>
        <w:sdtContent/>
      </w:sdt>
      <w:sdt>
        <w:sdtPr>
          <w:rPr>
            <w:rFonts w:asciiTheme="majorHAnsi" w:hAnsiTheme="majorHAnsi" w:cstheme="majorHAnsi"/>
          </w:rPr>
          <w:tag w:val="goog_rdk_49"/>
          <w:id w:val="1064305368"/>
        </w:sdtPr>
        <w:sdtContent/>
      </w:sdt>
      <w:r w:rsidRPr="001B223C">
        <w:rPr>
          <w:rFonts w:asciiTheme="majorHAnsi" w:hAnsiTheme="majorHAnsi" w:cstheme="majorHAnsi"/>
        </w:rPr>
        <w:t>wealth distribution of the ethnic groups listed in</w:t>
      </w:r>
      <w:r>
        <w:rPr>
          <w:rFonts w:asciiTheme="majorHAnsi" w:hAnsiTheme="majorHAnsi" w:cstheme="majorHAnsi"/>
        </w:rPr>
        <w:t xml:space="preserve"> Chart 1 and</w:t>
      </w:r>
      <w:r w:rsidRPr="001B223C">
        <w:rPr>
          <w:rFonts w:asciiTheme="majorHAnsi" w:hAnsiTheme="majorHAnsi" w:cstheme="majorHAnsi"/>
        </w:rPr>
        <w:t xml:space="preserve"> </w:t>
      </w:r>
      <w:r>
        <w:rPr>
          <w:rFonts w:asciiTheme="majorHAnsi" w:hAnsiTheme="majorHAnsi" w:cstheme="majorHAnsi"/>
        </w:rPr>
        <w:t>T</w:t>
      </w:r>
      <w:r w:rsidRPr="001B223C">
        <w:rPr>
          <w:rFonts w:asciiTheme="majorHAnsi" w:hAnsiTheme="majorHAnsi" w:cstheme="majorHAnsi"/>
        </w:rPr>
        <w:t>able</w:t>
      </w:r>
      <w:r>
        <w:rPr>
          <w:rFonts w:asciiTheme="majorHAnsi" w:hAnsiTheme="majorHAnsi" w:cstheme="majorHAnsi"/>
        </w:rPr>
        <w:t xml:space="preserve"> 1</w:t>
      </w:r>
      <w:r w:rsidRPr="001B223C">
        <w:rPr>
          <w:rFonts w:asciiTheme="majorHAnsi" w:hAnsiTheme="majorHAnsi" w:cstheme="majorHAnsi"/>
        </w:rPr>
        <w:t xml:space="preserve">. </w:t>
      </w:r>
    </w:p>
    <w:p w14:paraId="39CD219A" w14:textId="77777777" w:rsidR="00951FBF" w:rsidRDefault="00951FBF" w:rsidP="00951FBF">
      <w:pPr>
        <w:jc w:val="both"/>
        <w:rPr>
          <w:rFonts w:asciiTheme="majorHAnsi" w:hAnsiTheme="majorHAnsi" w:cstheme="majorHAnsi"/>
        </w:rPr>
      </w:pPr>
    </w:p>
    <w:p w14:paraId="2BDEEBB7" w14:textId="1163AB70" w:rsidR="00275311" w:rsidRDefault="00951FBF" w:rsidP="00951FBF">
      <w:pPr>
        <w:jc w:val="both"/>
        <w:rPr>
          <w:rFonts w:asciiTheme="majorHAnsi" w:hAnsiTheme="majorHAnsi" w:cstheme="majorHAnsi"/>
        </w:rPr>
      </w:pPr>
      <w:r>
        <w:rPr>
          <w:rFonts w:asciiTheme="majorHAnsi" w:hAnsiTheme="majorHAnsi" w:cstheme="majorHAnsi"/>
        </w:rPr>
        <w:t>The first thing to note is the</w:t>
      </w:r>
      <w:r w:rsidR="00F8494A">
        <w:rPr>
          <w:rFonts w:asciiTheme="majorHAnsi" w:hAnsiTheme="majorHAnsi" w:cstheme="majorHAnsi"/>
        </w:rPr>
        <w:t xml:space="preserve">re is no regional concentration in the countries which report the highest </w:t>
      </w:r>
      <w:r w:rsidR="003F02A8">
        <w:rPr>
          <w:rFonts w:asciiTheme="majorHAnsi" w:hAnsiTheme="majorHAnsi" w:cstheme="majorHAnsi"/>
        </w:rPr>
        <w:t xml:space="preserve">ethnic </w:t>
      </w:r>
      <w:r>
        <w:rPr>
          <w:rFonts w:asciiTheme="majorHAnsi" w:hAnsiTheme="majorHAnsi" w:cstheme="majorHAnsi"/>
        </w:rPr>
        <w:t>wealth gaps</w:t>
      </w:r>
      <w:r w:rsidR="00F8494A">
        <w:rPr>
          <w:rFonts w:asciiTheme="majorHAnsi" w:hAnsiTheme="majorHAnsi" w:cstheme="majorHAnsi"/>
        </w:rPr>
        <w:t xml:space="preserve">. Nor </w:t>
      </w:r>
      <w:r w:rsidR="003F02A8">
        <w:rPr>
          <w:rFonts w:asciiTheme="majorHAnsi" w:hAnsiTheme="majorHAnsi" w:cstheme="majorHAnsi"/>
        </w:rPr>
        <w:t xml:space="preserve">are these divisions </w:t>
      </w:r>
      <w:r w:rsidR="009B3EE3">
        <w:rPr>
          <w:rFonts w:asciiTheme="majorHAnsi" w:hAnsiTheme="majorHAnsi" w:cstheme="majorHAnsi"/>
        </w:rPr>
        <w:t xml:space="preserve">linked to </w:t>
      </w:r>
      <w:r>
        <w:rPr>
          <w:rFonts w:asciiTheme="majorHAnsi" w:hAnsiTheme="majorHAnsi" w:cstheme="majorHAnsi"/>
        </w:rPr>
        <w:t>development levels. The</w:t>
      </w:r>
      <w:r w:rsidRPr="001B223C">
        <w:rPr>
          <w:rFonts w:asciiTheme="majorHAnsi" w:hAnsiTheme="majorHAnsi" w:cstheme="majorHAnsi"/>
        </w:rPr>
        <w:t xml:space="preserve"> </w:t>
      </w:r>
      <w:r>
        <w:rPr>
          <w:rFonts w:asciiTheme="majorHAnsi" w:hAnsiTheme="majorHAnsi" w:cstheme="majorHAnsi"/>
        </w:rPr>
        <w:t>top twenty</w:t>
      </w:r>
      <w:r w:rsidRPr="001B223C">
        <w:rPr>
          <w:rFonts w:asciiTheme="majorHAnsi" w:hAnsiTheme="majorHAnsi" w:cstheme="majorHAnsi"/>
        </w:rPr>
        <w:t xml:space="preserve"> countries with the highest </w:t>
      </w:r>
      <w:r>
        <w:rPr>
          <w:rFonts w:asciiTheme="majorHAnsi" w:hAnsiTheme="majorHAnsi" w:cstheme="majorHAnsi"/>
        </w:rPr>
        <w:t>wealth gaps</w:t>
      </w:r>
      <w:r w:rsidRPr="001B223C">
        <w:rPr>
          <w:rFonts w:asciiTheme="majorHAnsi" w:hAnsiTheme="majorHAnsi" w:cstheme="majorHAnsi"/>
        </w:rPr>
        <w:t xml:space="preserve"> represent five global geographic regions (South America, East Africa, Southeast Asia, </w:t>
      </w:r>
      <w:r>
        <w:rPr>
          <w:rFonts w:asciiTheme="majorHAnsi" w:hAnsiTheme="majorHAnsi" w:cstheme="majorHAnsi"/>
        </w:rPr>
        <w:t xml:space="preserve">Southeast Europe, </w:t>
      </w:r>
      <w:r w:rsidRPr="001B223C">
        <w:rPr>
          <w:rFonts w:asciiTheme="majorHAnsi" w:hAnsiTheme="majorHAnsi" w:cstheme="majorHAnsi"/>
        </w:rPr>
        <w:t xml:space="preserve">West Africa). </w:t>
      </w:r>
      <w:r w:rsidR="00265AFC">
        <w:rPr>
          <w:rFonts w:asciiTheme="majorHAnsi" w:hAnsiTheme="majorHAnsi" w:cstheme="majorHAnsi"/>
        </w:rPr>
        <w:t>The geographic diversity of the countries with notable wealth gaps between tells us that rather than the anomaly – ethnic hierarchies in wealth are the norm.</w:t>
      </w:r>
    </w:p>
    <w:p w14:paraId="1FC3F870" w14:textId="77777777" w:rsidR="00B01849" w:rsidRDefault="00B01849" w:rsidP="00B01849">
      <w:pPr>
        <w:jc w:val="both"/>
        <w:rPr>
          <w:rFonts w:asciiTheme="majorHAnsi" w:hAnsiTheme="majorHAnsi" w:cstheme="majorHAnsi"/>
          <w:b/>
          <w:bCs/>
          <w:lang w:val="en-GB"/>
        </w:rPr>
      </w:pPr>
    </w:p>
    <w:p w14:paraId="6189F737" w14:textId="27B865C9" w:rsidR="00B01849" w:rsidRPr="00B01849" w:rsidRDefault="00B01849" w:rsidP="00B01849">
      <w:pPr>
        <w:jc w:val="both"/>
        <w:rPr>
          <w:rFonts w:asciiTheme="majorHAnsi" w:hAnsiTheme="majorHAnsi" w:cstheme="majorHAnsi"/>
          <w:lang w:val="en-GB"/>
        </w:rPr>
      </w:pPr>
      <w:r>
        <w:rPr>
          <w:rFonts w:asciiTheme="majorHAnsi" w:hAnsiTheme="majorHAnsi" w:cstheme="majorHAnsi"/>
          <w:lang w:val="en-GB"/>
        </w:rPr>
        <w:t>The intra-regional divergence</w:t>
      </w:r>
      <w:r w:rsidR="00234C24">
        <w:rPr>
          <w:rFonts w:asciiTheme="majorHAnsi" w:hAnsiTheme="majorHAnsi" w:cstheme="majorHAnsi"/>
          <w:lang w:val="en-GB"/>
        </w:rPr>
        <w:t>s</w:t>
      </w:r>
      <w:r>
        <w:rPr>
          <w:rFonts w:asciiTheme="majorHAnsi" w:hAnsiTheme="majorHAnsi" w:cstheme="majorHAnsi"/>
          <w:lang w:val="en-GB"/>
        </w:rPr>
        <w:t xml:space="preserve"> are also telling. Looking at Latin America,</w:t>
      </w:r>
      <w:r>
        <w:rPr>
          <w:rFonts w:asciiTheme="majorHAnsi" w:hAnsiTheme="majorHAnsi" w:cstheme="majorHAnsi"/>
          <w:b/>
          <w:bCs/>
          <w:lang w:val="en-GB"/>
        </w:rPr>
        <w:t xml:space="preserve"> </w:t>
      </w:r>
      <w:r w:rsidRPr="00B01849">
        <w:rPr>
          <w:rFonts w:asciiTheme="majorHAnsi" w:hAnsiTheme="majorHAnsi" w:cstheme="majorHAnsi"/>
          <w:lang w:val="en-GB"/>
        </w:rPr>
        <w:t>Paraguay sits near the absolute top of the chart, showing extreme ethnic wealth polari</w:t>
      </w:r>
      <w:r>
        <w:rPr>
          <w:rFonts w:asciiTheme="majorHAnsi" w:hAnsiTheme="majorHAnsi" w:cstheme="majorHAnsi"/>
          <w:lang w:val="en-GB"/>
        </w:rPr>
        <w:t>s</w:t>
      </w:r>
      <w:r w:rsidRPr="00B01849">
        <w:rPr>
          <w:rFonts w:asciiTheme="majorHAnsi" w:hAnsiTheme="majorHAnsi" w:cstheme="majorHAnsi"/>
          <w:lang w:val="en-GB"/>
        </w:rPr>
        <w:t>ation. Meanwhile, other Latin American nations like Colombia and Guatemala sit much lower. This shows that a shared continental history doesn't guarantee identical ethnic wealth outcomes.</w:t>
      </w:r>
      <w:r>
        <w:rPr>
          <w:rFonts w:asciiTheme="majorHAnsi" w:hAnsiTheme="majorHAnsi" w:cstheme="majorHAnsi"/>
          <w:lang w:val="en-GB"/>
        </w:rPr>
        <w:t xml:space="preserve"> In The Balkans, </w:t>
      </w:r>
      <w:r w:rsidRPr="00B01849">
        <w:rPr>
          <w:rFonts w:asciiTheme="majorHAnsi" w:hAnsiTheme="majorHAnsi" w:cstheme="majorHAnsi"/>
          <w:lang w:val="en-GB"/>
        </w:rPr>
        <w:t>Serbia ranks high up the list</w:t>
      </w:r>
      <w:r>
        <w:rPr>
          <w:rFonts w:asciiTheme="majorHAnsi" w:hAnsiTheme="majorHAnsi" w:cstheme="majorHAnsi"/>
          <w:lang w:val="en-GB"/>
        </w:rPr>
        <w:t xml:space="preserve">, </w:t>
      </w:r>
      <w:r w:rsidRPr="00B01849">
        <w:rPr>
          <w:rFonts w:asciiTheme="majorHAnsi" w:hAnsiTheme="majorHAnsi" w:cstheme="majorHAnsi"/>
          <w:lang w:val="en-GB"/>
        </w:rPr>
        <w:t>while its neighbour’s North Macedonia and Albania feature much smaller ethnic wealth gaps. This suggests that the collapse of socialist systems and subsequent economic transitions impacted ethnic minorities very differently across borders</w:t>
      </w:r>
      <w:r>
        <w:rPr>
          <w:rFonts w:asciiTheme="majorHAnsi" w:hAnsiTheme="majorHAnsi" w:cstheme="majorHAnsi"/>
          <w:lang w:val="en-GB"/>
        </w:rPr>
        <w:t xml:space="preserve"> and can be linked to the specific historic marginalisation of the Roma population</w:t>
      </w:r>
      <w:r w:rsidRPr="00B01849">
        <w:rPr>
          <w:rFonts w:asciiTheme="majorHAnsi" w:hAnsiTheme="majorHAnsi" w:cstheme="majorHAnsi"/>
          <w:lang w:val="en-GB"/>
        </w:rPr>
        <w:t>.</w:t>
      </w:r>
      <w:r>
        <w:rPr>
          <w:rFonts w:asciiTheme="majorHAnsi" w:hAnsiTheme="majorHAnsi" w:cstheme="majorHAnsi"/>
          <w:lang w:val="en-GB"/>
        </w:rPr>
        <w:t xml:space="preserve"> Roma are the group most concentrated among the poor in Serbia - </w:t>
      </w:r>
      <w:proofErr w:type="gramStart"/>
      <w:r w:rsidRPr="00B01849">
        <w:rPr>
          <w:rFonts w:asciiTheme="majorHAnsi" w:hAnsiTheme="majorHAnsi" w:cstheme="majorHAnsi"/>
        </w:rPr>
        <w:t xml:space="preserve">more </w:t>
      </w:r>
      <w:r>
        <w:rPr>
          <w:rFonts w:asciiTheme="majorHAnsi" w:hAnsiTheme="majorHAnsi" w:cstheme="majorHAnsi"/>
        </w:rPr>
        <w:t xml:space="preserve"> </w:t>
      </w:r>
      <w:r w:rsidR="00234C24">
        <w:rPr>
          <w:rFonts w:asciiTheme="majorHAnsi" w:hAnsiTheme="majorHAnsi" w:cstheme="majorHAnsi"/>
        </w:rPr>
        <w:t>t</w:t>
      </w:r>
      <w:r w:rsidRPr="00B01849">
        <w:rPr>
          <w:rFonts w:asciiTheme="majorHAnsi" w:hAnsiTheme="majorHAnsi" w:cstheme="majorHAnsi"/>
        </w:rPr>
        <w:t>han</w:t>
      </w:r>
      <w:proofErr w:type="gramEnd"/>
      <w:r w:rsidRPr="00B01849">
        <w:rPr>
          <w:rFonts w:asciiTheme="majorHAnsi" w:hAnsiTheme="majorHAnsi" w:cstheme="majorHAnsi"/>
        </w:rPr>
        <w:t xml:space="preserve"> three-quarters of Roma people were found in the poorest quintile</w:t>
      </w:r>
      <w:r>
        <w:rPr>
          <w:rFonts w:asciiTheme="majorHAnsi" w:hAnsiTheme="majorHAnsi" w:cstheme="majorHAnsi"/>
        </w:rPr>
        <w:t xml:space="preserve"> according to our data</w:t>
      </w:r>
      <w:r>
        <w:rPr>
          <w:rFonts w:asciiTheme="majorHAnsi" w:hAnsiTheme="majorHAnsi" w:cstheme="majorHAnsi"/>
          <w:lang w:val="en-GB"/>
        </w:rPr>
        <w:t xml:space="preserve">, but they </w:t>
      </w:r>
      <w:r w:rsidR="00DD3FC5">
        <w:rPr>
          <w:rFonts w:asciiTheme="majorHAnsi" w:hAnsiTheme="majorHAnsi" w:cstheme="majorHAnsi"/>
          <w:lang w:val="en-GB"/>
        </w:rPr>
        <w:t xml:space="preserve">have </w:t>
      </w:r>
      <w:r>
        <w:rPr>
          <w:rFonts w:asciiTheme="majorHAnsi" w:hAnsiTheme="majorHAnsi" w:cstheme="majorHAnsi"/>
          <w:lang w:val="en-GB"/>
        </w:rPr>
        <w:t xml:space="preserve">more rights in North </w:t>
      </w:r>
      <w:proofErr w:type="gramStart"/>
      <w:r>
        <w:rPr>
          <w:rFonts w:asciiTheme="majorHAnsi" w:hAnsiTheme="majorHAnsi" w:cstheme="majorHAnsi"/>
          <w:lang w:val="en-GB"/>
        </w:rPr>
        <w:t>Macedonia, and</w:t>
      </w:r>
      <w:proofErr w:type="gramEnd"/>
      <w:r>
        <w:rPr>
          <w:rFonts w:asciiTheme="majorHAnsi" w:hAnsiTheme="majorHAnsi" w:cstheme="majorHAnsi"/>
          <w:lang w:val="en-GB"/>
        </w:rPr>
        <w:t xml:space="preserve"> are a much smaller group in Albania.</w:t>
      </w:r>
    </w:p>
    <w:p w14:paraId="3C708E1C" w14:textId="77777777" w:rsidR="00951FBF" w:rsidRDefault="00951FBF" w:rsidP="00951FBF">
      <w:pPr>
        <w:jc w:val="both"/>
        <w:rPr>
          <w:rFonts w:asciiTheme="majorHAnsi" w:hAnsiTheme="majorHAnsi" w:cstheme="majorHAnsi"/>
          <w:b/>
          <w:bCs/>
        </w:rPr>
      </w:pPr>
    </w:p>
    <w:p w14:paraId="02824747" w14:textId="7CCD3967" w:rsidR="00265AFC" w:rsidRDefault="00514745" w:rsidP="00951FBF">
      <w:pPr>
        <w:jc w:val="both"/>
        <w:rPr>
          <w:rFonts w:asciiTheme="majorHAnsi" w:hAnsiTheme="majorHAnsi" w:cstheme="majorHAnsi"/>
        </w:rPr>
      </w:pPr>
      <w:r w:rsidRPr="00514745">
        <w:rPr>
          <w:rFonts w:asciiTheme="majorHAnsi" w:hAnsiTheme="majorHAnsi" w:cstheme="majorHAnsi"/>
        </w:rPr>
        <w:t xml:space="preserve">There is one country that stands out as having a relatively </w:t>
      </w:r>
      <w:r>
        <w:rPr>
          <w:rFonts w:asciiTheme="majorHAnsi" w:hAnsiTheme="majorHAnsi" w:cstheme="majorHAnsi"/>
        </w:rPr>
        <w:t>small wealth gap</w:t>
      </w:r>
      <w:r w:rsidRPr="00514745">
        <w:rPr>
          <w:rFonts w:asciiTheme="majorHAnsi" w:hAnsiTheme="majorHAnsi" w:cstheme="majorHAnsi"/>
        </w:rPr>
        <w:t xml:space="preserve"> between groups, that is Cuba. </w:t>
      </w:r>
      <w:r w:rsidR="00265AFC">
        <w:rPr>
          <w:rFonts w:asciiTheme="majorHAnsi" w:hAnsiTheme="majorHAnsi" w:cstheme="majorHAnsi"/>
        </w:rPr>
        <w:t>It is argued that this is the outcome of</w:t>
      </w:r>
      <w:r w:rsidRPr="00514745">
        <w:rPr>
          <w:rFonts w:asciiTheme="majorHAnsi" w:hAnsiTheme="majorHAnsi" w:cstheme="majorHAnsi"/>
        </w:rPr>
        <w:t xml:space="preserve"> the Cuban Revolutionary government </w:t>
      </w:r>
      <w:r w:rsidR="00265AFC">
        <w:rPr>
          <w:rFonts w:asciiTheme="majorHAnsi" w:hAnsiTheme="majorHAnsi" w:cstheme="majorHAnsi"/>
        </w:rPr>
        <w:t xml:space="preserve">pursuing </w:t>
      </w:r>
      <w:r w:rsidRPr="00514745">
        <w:rPr>
          <w:rFonts w:asciiTheme="majorHAnsi" w:hAnsiTheme="majorHAnsi" w:cstheme="majorHAnsi"/>
        </w:rPr>
        <w:t xml:space="preserve">radical desegregation of social spaces and the provision of universal public services designed to bridge historical structural disparities (De la Fuente, 2001). This is not to say that racial discrimination has completely disappeared. </w:t>
      </w:r>
      <w:r w:rsidR="00265AFC">
        <w:rPr>
          <w:rFonts w:asciiTheme="majorHAnsi" w:hAnsiTheme="majorHAnsi" w:cstheme="majorHAnsi"/>
        </w:rPr>
        <w:t>T</w:t>
      </w:r>
      <w:r w:rsidRPr="00514745">
        <w:rPr>
          <w:rFonts w:asciiTheme="majorHAnsi" w:hAnsiTheme="majorHAnsi" w:cstheme="majorHAnsi"/>
        </w:rPr>
        <w:t>he adoption of a ‘colorblind’ state ideology suppressed public discourse on race for decades</w:t>
      </w:r>
      <w:r w:rsidR="00265AFC">
        <w:rPr>
          <w:rFonts w:asciiTheme="majorHAnsi" w:hAnsiTheme="majorHAnsi" w:cstheme="majorHAnsi"/>
        </w:rPr>
        <w:t xml:space="preserve"> and this </w:t>
      </w:r>
      <w:r w:rsidRPr="00514745">
        <w:rPr>
          <w:rFonts w:asciiTheme="majorHAnsi" w:hAnsiTheme="majorHAnsi" w:cstheme="majorHAnsi"/>
        </w:rPr>
        <w:t>has allowed informal economic gaps and employment discrimination to re-emerge during the post-Soviet transition (Morales Domínguez, 2012).</w:t>
      </w:r>
    </w:p>
    <w:p w14:paraId="2DF9D9C1" w14:textId="77777777" w:rsidR="00514745" w:rsidRPr="00514745" w:rsidRDefault="00514745" w:rsidP="00951FBF">
      <w:pPr>
        <w:jc w:val="both"/>
        <w:rPr>
          <w:rFonts w:asciiTheme="majorHAnsi" w:hAnsiTheme="majorHAnsi" w:cstheme="majorHAnsi"/>
        </w:rPr>
      </w:pPr>
    </w:p>
    <w:p w14:paraId="75DD6E89" w14:textId="7D3B8ABA" w:rsidR="00951FBF" w:rsidRDefault="00951FBF" w:rsidP="00951FBF">
      <w:pPr>
        <w:jc w:val="both"/>
        <w:rPr>
          <w:ins w:id="0" w:author="Dominik Bulla" w:date="2026-07-15T18:25:00Z" w16du:dateUtc="2026-07-15T16:25:00Z"/>
          <w:rFonts w:asciiTheme="majorHAnsi" w:hAnsiTheme="majorHAnsi" w:cstheme="majorHAnsi"/>
          <w:b/>
          <w:bCs/>
        </w:rPr>
      </w:pPr>
      <w:r w:rsidRPr="00951FBF">
        <w:rPr>
          <w:rFonts w:asciiTheme="majorHAnsi" w:hAnsiTheme="majorHAnsi" w:cstheme="majorHAnsi"/>
          <w:b/>
          <w:bCs/>
        </w:rPr>
        <w:t xml:space="preserve">Chart 1: </w:t>
      </w:r>
      <w:ins w:id="1" w:author="Dominik Bulla" w:date="2026-07-15T18:24:00Z">
        <w:r w:rsidR="009F365E" w:rsidRPr="009F365E">
          <w:rPr>
            <w:rFonts w:asciiTheme="majorHAnsi" w:hAnsiTheme="majorHAnsi" w:cstheme="majorHAnsi"/>
            <w:b/>
            <w:bCs/>
          </w:rPr>
          <w:t>Maximum ethnic wealth gap across 40 countries (95% CI)</w:t>
        </w:r>
      </w:ins>
      <w:del w:id="2" w:author="Dominik Bulla" w:date="2026-07-15T18:24:00Z" w16du:dateUtc="2026-07-15T16:24:00Z">
        <w:r w:rsidRPr="00951FBF" w:rsidDel="009F365E">
          <w:rPr>
            <w:rFonts w:asciiTheme="majorHAnsi" w:hAnsiTheme="majorHAnsi" w:cstheme="majorHAnsi"/>
            <w:b/>
            <w:bCs/>
          </w:rPr>
          <w:delText>Ethnic wealth gap across 40 countries</w:delText>
        </w:r>
      </w:del>
    </w:p>
    <w:p w14:paraId="56A0BC56" w14:textId="77777777" w:rsidR="009F365E" w:rsidRPr="00951FBF" w:rsidRDefault="009F365E" w:rsidP="00951FBF">
      <w:pPr>
        <w:jc w:val="both"/>
        <w:rPr>
          <w:rFonts w:asciiTheme="majorHAnsi" w:hAnsiTheme="majorHAnsi" w:cstheme="majorHAnsi"/>
          <w:b/>
          <w:bCs/>
        </w:rPr>
      </w:pPr>
    </w:p>
    <w:p w14:paraId="4F462E1D" w14:textId="54A04005" w:rsidR="00EB024C" w:rsidRDefault="009F365E" w:rsidP="00571BFC">
      <w:pPr>
        <w:jc w:val="both"/>
        <w:rPr>
          <w:rFonts w:asciiTheme="majorHAnsi" w:hAnsiTheme="majorHAnsi" w:cstheme="majorHAnsi"/>
        </w:rPr>
      </w:pPr>
      <w:ins w:id="3" w:author="Dominik Bulla" w:date="2026-07-15T18:24:00Z" w16du:dateUtc="2026-07-15T16:24:00Z">
        <w:r>
          <w:rPr>
            <w:rFonts w:asciiTheme="majorHAnsi" w:hAnsiTheme="majorHAnsi" w:cstheme="majorHAnsi"/>
            <w:noProof/>
          </w:rPr>
          <w:drawing>
            <wp:inline distT="0" distB="0" distL="0" distR="0" wp14:anchorId="22C4E366" wp14:editId="47E4202F">
              <wp:extent cx="5943600" cy="3653155"/>
              <wp:effectExtent l="0" t="0" r="0" b="4445"/>
              <wp:docPr id="24812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5410" name="Picture 2481254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53155"/>
                      </a:xfrm>
                      <a:prstGeom prst="rect">
                        <a:avLst/>
                      </a:prstGeom>
                    </pic:spPr>
                  </pic:pic>
                </a:graphicData>
              </a:graphic>
            </wp:inline>
          </w:drawing>
        </w:r>
      </w:ins>
    </w:p>
    <w:p w14:paraId="00000032" w14:textId="77777777" w:rsidR="00D12A07" w:rsidRPr="001B223C" w:rsidRDefault="00D12A07" w:rsidP="00571BFC">
      <w:pPr>
        <w:jc w:val="both"/>
        <w:rPr>
          <w:rFonts w:asciiTheme="majorHAnsi" w:hAnsiTheme="majorHAnsi" w:cstheme="majorHAnsi"/>
        </w:rPr>
      </w:pPr>
    </w:p>
    <w:p w14:paraId="0000003C" w14:textId="2ADAE1FD" w:rsidR="00D12A07" w:rsidRPr="001B223C" w:rsidRDefault="00D12A07" w:rsidP="00571BFC">
      <w:pPr>
        <w:jc w:val="both"/>
        <w:rPr>
          <w:rFonts w:asciiTheme="majorHAnsi" w:hAnsiTheme="majorHAnsi" w:cstheme="majorHAnsi"/>
        </w:rPr>
      </w:pPr>
    </w:p>
    <w:p w14:paraId="0000003D" w14:textId="2ED9E6AE" w:rsidR="00D12A07" w:rsidRPr="001B223C" w:rsidRDefault="00F2354A" w:rsidP="00571BFC">
      <w:pPr>
        <w:jc w:val="both"/>
        <w:rPr>
          <w:rFonts w:asciiTheme="majorHAnsi" w:hAnsiTheme="majorHAnsi" w:cstheme="majorHAnsi"/>
          <w:b/>
          <w:bCs/>
        </w:rPr>
      </w:pPr>
      <w:r>
        <w:rPr>
          <w:rFonts w:asciiTheme="majorHAnsi" w:hAnsiTheme="majorHAnsi" w:cstheme="majorHAnsi"/>
          <w:b/>
          <w:bCs/>
        </w:rPr>
        <w:t xml:space="preserve">4: </w:t>
      </w:r>
      <w:r w:rsidR="007A7069">
        <w:rPr>
          <w:rFonts w:asciiTheme="majorHAnsi" w:hAnsiTheme="majorHAnsi" w:cstheme="majorHAnsi"/>
          <w:b/>
          <w:bCs/>
        </w:rPr>
        <w:t>Who are the richest and poorest groups?</w:t>
      </w:r>
    </w:p>
    <w:p w14:paraId="0000003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5FF87847" w14:textId="149D0ED5" w:rsidR="00F24043" w:rsidRDefault="00F24043" w:rsidP="00571BFC">
      <w:pPr>
        <w:jc w:val="both"/>
        <w:rPr>
          <w:rFonts w:asciiTheme="majorHAnsi" w:hAnsiTheme="majorHAnsi" w:cstheme="majorHAnsi"/>
        </w:rPr>
      </w:pPr>
      <w:r>
        <w:rPr>
          <w:rFonts w:asciiTheme="majorHAnsi" w:hAnsiTheme="majorHAnsi" w:cstheme="majorHAnsi"/>
        </w:rPr>
        <w:t>Table 1 lists the richest and poorest groups</w:t>
      </w:r>
      <w:r w:rsidR="00275311">
        <w:rPr>
          <w:rFonts w:asciiTheme="majorHAnsi" w:hAnsiTheme="majorHAnsi" w:cstheme="majorHAnsi"/>
        </w:rPr>
        <w:t xml:space="preserve"> along the wealth gap figure</w:t>
      </w:r>
      <w:r w:rsidR="00934D9C">
        <w:rPr>
          <w:rFonts w:asciiTheme="majorHAnsi" w:hAnsiTheme="majorHAnsi" w:cstheme="majorHAnsi"/>
        </w:rPr>
        <w:t xml:space="preserve">, </w:t>
      </w:r>
      <w:r w:rsidR="00275311">
        <w:rPr>
          <w:rFonts w:asciiTheme="majorHAnsi" w:hAnsiTheme="majorHAnsi" w:cstheme="majorHAnsi"/>
        </w:rPr>
        <w:t>but overall wealth gap data hides the nature of concentrations of wealth and poverty among groups.  We have pulled out the breakdown for two countries – Nigeria and Nepal in Figures 2 and 3 below.</w:t>
      </w:r>
    </w:p>
    <w:p w14:paraId="437387CE" w14:textId="77777777" w:rsidR="00F24043" w:rsidRDefault="00F24043" w:rsidP="00571BFC">
      <w:pPr>
        <w:jc w:val="both"/>
        <w:rPr>
          <w:rFonts w:asciiTheme="majorHAnsi" w:hAnsiTheme="majorHAnsi" w:cstheme="majorHAnsi"/>
        </w:rPr>
      </w:pPr>
    </w:p>
    <w:p w14:paraId="3CBEE446" w14:textId="25051F34" w:rsidR="00275311" w:rsidRDefault="00275311" w:rsidP="00571BFC">
      <w:pPr>
        <w:jc w:val="both"/>
        <w:rPr>
          <w:rFonts w:asciiTheme="majorHAnsi" w:hAnsiTheme="majorHAnsi" w:cstheme="majorHAnsi"/>
        </w:rPr>
      </w:pPr>
      <w:r>
        <w:rPr>
          <w:rFonts w:asciiTheme="majorHAnsi" w:hAnsiTheme="majorHAnsi" w:cstheme="majorHAnsi"/>
        </w:rPr>
        <w:t xml:space="preserve">In Figure 2 you can see the huge dispersion </w:t>
      </w:r>
      <w:r w:rsidR="003076CE">
        <w:rPr>
          <w:rFonts w:asciiTheme="majorHAnsi" w:hAnsiTheme="majorHAnsi" w:cstheme="majorHAnsi"/>
        </w:rPr>
        <w:t xml:space="preserve">in Nigeria </w:t>
      </w:r>
      <w:r>
        <w:rPr>
          <w:rFonts w:asciiTheme="majorHAnsi" w:hAnsiTheme="majorHAnsi" w:cstheme="majorHAnsi"/>
        </w:rPr>
        <w:t>between the Karekare and Fulani groups verses the Igbo and Yoruba. More than 90 percent of the Karekare groups are in the poorest quintile, while almost 90 percent the Yoruba group is the top two wealthiest quintiles. The width of the bars represents the relative size of the population</w:t>
      </w:r>
      <w:r w:rsidR="008E6539">
        <w:rPr>
          <w:rFonts w:asciiTheme="majorHAnsi" w:hAnsiTheme="majorHAnsi" w:cstheme="majorHAnsi"/>
        </w:rPr>
        <w:t>. W</w:t>
      </w:r>
      <w:r>
        <w:rPr>
          <w:rFonts w:asciiTheme="majorHAnsi" w:hAnsiTheme="majorHAnsi" w:cstheme="majorHAnsi"/>
        </w:rPr>
        <w:t xml:space="preserve">hile the Hausa group contains more of </w:t>
      </w:r>
      <w:r w:rsidR="00265AFC">
        <w:rPr>
          <w:rFonts w:asciiTheme="majorHAnsi" w:hAnsiTheme="majorHAnsi" w:cstheme="majorHAnsi"/>
        </w:rPr>
        <w:t xml:space="preserve">a </w:t>
      </w:r>
      <w:r>
        <w:rPr>
          <w:rFonts w:asciiTheme="majorHAnsi" w:hAnsiTheme="majorHAnsi" w:cstheme="majorHAnsi"/>
        </w:rPr>
        <w:t xml:space="preserve">mix of wealth levels – the two </w:t>
      </w:r>
      <w:r>
        <w:rPr>
          <w:rFonts w:asciiTheme="majorHAnsi" w:hAnsiTheme="majorHAnsi" w:cstheme="majorHAnsi"/>
        </w:rPr>
        <w:lastRenderedPageBreak/>
        <w:t xml:space="preserve">other largest groups, the Igbo and Yoruba, are generally wealthier. Looking at the geography of where these groups are situated in Nigeria, it is immediately clear that these ethnic divides overlap </w:t>
      </w:r>
      <w:r w:rsidR="00265AFC">
        <w:rPr>
          <w:rFonts w:asciiTheme="majorHAnsi" w:hAnsiTheme="majorHAnsi" w:cstheme="majorHAnsi"/>
        </w:rPr>
        <w:t xml:space="preserve">with </w:t>
      </w:r>
      <w:r>
        <w:rPr>
          <w:rFonts w:asciiTheme="majorHAnsi" w:hAnsiTheme="majorHAnsi" w:cstheme="majorHAnsi"/>
        </w:rPr>
        <w:t>region</w:t>
      </w:r>
      <w:r w:rsidR="00BF133D">
        <w:rPr>
          <w:rFonts w:asciiTheme="majorHAnsi" w:hAnsiTheme="majorHAnsi" w:cstheme="majorHAnsi"/>
        </w:rPr>
        <w:t>al and commercial differences.</w:t>
      </w:r>
    </w:p>
    <w:p w14:paraId="52C04A5A" w14:textId="77777777" w:rsidR="00CB7674" w:rsidRDefault="00CB7674" w:rsidP="00571BFC">
      <w:pPr>
        <w:jc w:val="both"/>
        <w:rPr>
          <w:rFonts w:asciiTheme="majorHAnsi" w:hAnsiTheme="majorHAnsi" w:cstheme="majorHAnsi"/>
        </w:rPr>
      </w:pPr>
    </w:p>
    <w:p w14:paraId="021E30EE" w14:textId="0E8981FB" w:rsidR="00CB7674" w:rsidRDefault="00CB7674" w:rsidP="00571BFC">
      <w:pPr>
        <w:jc w:val="both"/>
        <w:rPr>
          <w:rFonts w:asciiTheme="majorHAnsi" w:hAnsiTheme="majorHAnsi" w:cstheme="majorHAnsi"/>
          <w:lang w:val="en-GB"/>
        </w:rPr>
      </w:pPr>
      <w:r w:rsidRPr="001B223C">
        <w:rPr>
          <w:rFonts w:asciiTheme="majorHAnsi" w:hAnsiTheme="majorHAnsi" w:cstheme="majorHAnsi"/>
        </w:rPr>
        <w:t xml:space="preserve">The significance of any one group overrepresented at the top is particularly important in the wealth story </w:t>
      </w:r>
      <w:r w:rsidRPr="001B223C">
        <w:rPr>
          <w:rFonts w:asciiTheme="majorHAnsi" w:hAnsiTheme="majorHAnsi" w:cstheme="majorHAnsi"/>
          <w:lang w:val="en-GB"/>
        </w:rPr>
        <w:t>partly because wealth stacks up the higher you go up the wealth percentiles, with the top quintile taking much more than 20 per cent of the total wealth. As this survey does not include financial wealth, those at the very top are likely to much richer tha</w:t>
      </w:r>
      <w:r w:rsidR="00886FDE">
        <w:rPr>
          <w:rFonts w:asciiTheme="majorHAnsi" w:hAnsiTheme="majorHAnsi" w:cstheme="majorHAnsi"/>
          <w:lang w:val="en-GB"/>
        </w:rPr>
        <w:t>n</w:t>
      </w:r>
      <w:r w:rsidRPr="001B223C">
        <w:rPr>
          <w:rFonts w:asciiTheme="majorHAnsi" w:hAnsiTheme="majorHAnsi" w:cstheme="majorHAnsi"/>
          <w:lang w:val="en-GB"/>
        </w:rPr>
        <w:t xml:space="preserve"> is captured in this survey.</w:t>
      </w:r>
      <w:r w:rsidR="005F5175">
        <w:rPr>
          <w:rFonts w:asciiTheme="majorHAnsi" w:hAnsiTheme="majorHAnsi" w:cstheme="majorHAnsi"/>
          <w:lang w:val="en-GB"/>
        </w:rPr>
        <w:t xml:space="preserve"> </w:t>
      </w:r>
      <w:r w:rsidR="00886FDE">
        <w:rPr>
          <w:rFonts w:asciiTheme="majorHAnsi" w:hAnsiTheme="majorHAnsi" w:cstheme="majorHAnsi"/>
          <w:lang w:val="en-GB"/>
        </w:rPr>
        <w:t xml:space="preserve">Even though our findings show stark racialised wealth divisions, they are likely to </w:t>
      </w:r>
      <w:r w:rsidR="005F5175">
        <w:rPr>
          <w:rFonts w:asciiTheme="majorHAnsi" w:hAnsiTheme="majorHAnsi" w:cstheme="majorHAnsi"/>
          <w:lang w:val="en-GB"/>
        </w:rPr>
        <w:t xml:space="preserve">underestimate </w:t>
      </w:r>
      <w:r w:rsidR="00886FDE">
        <w:rPr>
          <w:rFonts w:asciiTheme="majorHAnsi" w:hAnsiTheme="majorHAnsi" w:cstheme="majorHAnsi"/>
          <w:lang w:val="en-GB"/>
        </w:rPr>
        <w:t xml:space="preserve">its full scale. </w:t>
      </w:r>
      <w:r w:rsidR="005F5175">
        <w:rPr>
          <w:rFonts w:asciiTheme="majorHAnsi" w:hAnsiTheme="majorHAnsi" w:cstheme="majorHAnsi"/>
          <w:lang w:val="en-GB"/>
        </w:rPr>
        <w:t xml:space="preserve"> </w:t>
      </w:r>
    </w:p>
    <w:p w14:paraId="4E5B6BC2" w14:textId="77777777" w:rsidR="00CB7674" w:rsidRPr="00CB7674" w:rsidRDefault="00CB7674" w:rsidP="00571BFC">
      <w:pPr>
        <w:jc w:val="both"/>
        <w:rPr>
          <w:rFonts w:asciiTheme="majorHAnsi" w:hAnsiTheme="majorHAnsi" w:cstheme="majorHAnsi"/>
          <w:lang w:val="en-GB"/>
        </w:rPr>
      </w:pPr>
    </w:p>
    <w:p w14:paraId="206F5C3C" w14:textId="77777777" w:rsidR="00275311" w:rsidRPr="001B223C" w:rsidRDefault="00275311" w:rsidP="00571BFC">
      <w:pPr>
        <w:jc w:val="both"/>
        <w:rPr>
          <w:rFonts w:asciiTheme="majorHAnsi" w:hAnsiTheme="majorHAnsi" w:cstheme="majorHAnsi"/>
        </w:rPr>
      </w:pPr>
    </w:p>
    <w:p w14:paraId="00000058" w14:textId="1191341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 xml:space="preserve">Figure </w:t>
      </w:r>
      <w:r w:rsidR="00275311">
        <w:rPr>
          <w:rFonts w:asciiTheme="majorHAnsi" w:hAnsiTheme="majorHAnsi" w:cstheme="majorHAnsi"/>
          <w:b/>
          <w:bCs/>
        </w:rPr>
        <w:t>2</w:t>
      </w:r>
      <w:r w:rsidRPr="001B223C">
        <w:rPr>
          <w:rFonts w:asciiTheme="majorHAnsi" w:hAnsiTheme="majorHAnsi" w:cstheme="majorHAnsi"/>
          <w:b/>
          <w:bCs/>
        </w:rPr>
        <w:t xml:space="preserve">: Wealth distribution by ethnic group in </w:t>
      </w:r>
      <w:r w:rsidR="00F115EB">
        <w:rPr>
          <w:rFonts w:asciiTheme="majorHAnsi" w:hAnsiTheme="majorHAnsi" w:cstheme="majorHAnsi"/>
          <w:b/>
          <w:bCs/>
        </w:rPr>
        <w:t>Nigeria</w:t>
      </w:r>
      <w:r w:rsidRPr="001B223C">
        <w:rPr>
          <w:rFonts w:asciiTheme="majorHAnsi" w:hAnsiTheme="majorHAnsi" w:cstheme="majorHAnsi"/>
          <w:b/>
          <w:bCs/>
        </w:rPr>
        <w:t xml:space="preserve"> </w:t>
      </w:r>
    </w:p>
    <w:p w14:paraId="00000059" w14:textId="77777777" w:rsidR="00D12A07" w:rsidRPr="001B223C" w:rsidRDefault="00D12A07" w:rsidP="00571BFC">
      <w:pPr>
        <w:jc w:val="both"/>
        <w:rPr>
          <w:rFonts w:asciiTheme="majorHAnsi" w:hAnsiTheme="majorHAnsi" w:cstheme="majorHAnsi"/>
          <w:b/>
          <w:bCs/>
        </w:rPr>
      </w:pPr>
    </w:p>
    <w:p w14:paraId="0000005A" w14:textId="2A25A1E4" w:rsidR="00D12A07" w:rsidRPr="001B223C" w:rsidRDefault="00AC3AC0" w:rsidP="00571BFC">
      <w:pPr>
        <w:jc w:val="both"/>
        <w:rPr>
          <w:rFonts w:asciiTheme="majorHAnsi" w:hAnsiTheme="majorHAnsi" w:cstheme="majorHAnsi"/>
          <w:b/>
          <w:bCs/>
        </w:rPr>
      </w:pPr>
      <w:ins w:id="4" w:author="Dominik Bulla" w:date="2026-07-15T18:25:00Z" w16du:dateUtc="2026-07-15T16:25:00Z">
        <w:r>
          <w:rPr>
            <w:rFonts w:asciiTheme="majorHAnsi" w:hAnsiTheme="majorHAnsi" w:cstheme="majorHAnsi"/>
            <w:b/>
            <w:bCs/>
            <w:noProof/>
          </w:rPr>
          <w:drawing>
            <wp:inline distT="0" distB="0" distL="0" distR="0" wp14:anchorId="00C07F6C" wp14:editId="4AD3ACC1">
              <wp:extent cx="5943600" cy="3652520"/>
              <wp:effectExtent l="0" t="0" r="0" b="5080"/>
              <wp:docPr id="1903453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53258" name="Picture 1903453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inline>
          </w:drawing>
        </w:r>
      </w:ins>
    </w:p>
    <w:p w14:paraId="0000005B" w14:textId="77777777" w:rsidR="00D12A07" w:rsidRPr="001B223C" w:rsidRDefault="00D12A07" w:rsidP="00571BFC">
      <w:pPr>
        <w:jc w:val="both"/>
        <w:rPr>
          <w:rFonts w:asciiTheme="majorHAnsi" w:hAnsiTheme="majorHAnsi" w:cstheme="majorHAnsi"/>
        </w:rPr>
      </w:pPr>
    </w:p>
    <w:p w14:paraId="1996E0F6" w14:textId="77777777" w:rsidR="00F115EB" w:rsidRDefault="00F115EB" w:rsidP="00571BFC">
      <w:pPr>
        <w:jc w:val="both"/>
        <w:rPr>
          <w:rFonts w:asciiTheme="majorHAnsi" w:hAnsiTheme="majorHAnsi" w:cstheme="majorHAnsi"/>
        </w:rPr>
      </w:pPr>
    </w:p>
    <w:p w14:paraId="3B8E7471" w14:textId="39ACAA5E" w:rsidR="00275311" w:rsidRDefault="00275311" w:rsidP="00275311">
      <w:pPr>
        <w:jc w:val="both"/>
        <w:rPr>
          <w:rFonts w:asciiTheme="majorHAnsi" w:hAnsiTheme="majorHAnsi" w:cstheme="majorHAnsi"/>
        </w:rPr>
      </w:pPr>
      <w:r>
        <w:rPr>
          <w:rFonts w:asciiTheme="majorHAnsi" w:hAnsiTheme="majorHAnsi" w:cstheme="majorHAnsi"/>
        </w:rPr>
        <w:t>In</w:t>
      </w:r>
      <w:r w:rsidRPr="001B223C">
        <w:rPr>
          <w:rFonts w:asciiTheme="majorHAnsi" w:hAnsiTheme="majorHAnsi" w:cstheme="majorHAnsi"/>
        </w:rPr>
        <w:t xml:space="preserve"> Nepal</w:t>
      </w:r>
      <w:r w:rsidR="00265AFC">
        <w:rPr>
          <w:rFonts w:asciiTheme="majorHAnsi" w:hAnsiTheme="majorHAnsi" w:cstheme="majorHAnsi"/>
        </w:rPr>
        <w:t xml:space="preserve"> (Figure 3)</w:t>
      </w:r>
      <w:r w:rsidRPr="001B223C">
        <w:rPr>
          <w:rFonts w:asciiTheme="majorHAnsi" w:hAnsiTheme="majorHAnsi" w:cstheme="majorHAnsi"/>
        </w:rPr>
        <w:t>, 69.4% of Newar people were found in the top wealth quintile, followed by 47.7% of Hill Brahmin people.</w:t>
      </w:r>
      <w:r w:rsidR="00265AFC">
        <w:rPr>
          <w:rFonts w:asciiTheme="majorHAnsi" w:hAnsiTheme="majorHAnsi" w:cstheme="majorHAnsi"/>
        </w:rPr>
        <w:t xml:space="preserve"> At the end of the wealth spectrum, almost 60% of Dalit groups sit in the bottom two wealth quintiles. The split between Dalit and Brahmin is </w:t>
      </w:r>
      <w:r w:rsidR="00FB116A">
        <w:rPr>
          <w:rFonts w:asciiTheme="majorHAnsi" w:hAnsiTheme="majorHAnsi" w:cstheme="majorHAnsi"/>
        </w:rPr>
        <w:t xml:space="preserve">a </w:t>
      </w:r>
      <w:r w:rsidR="00265AFC">
        <w:rPr>
          <w:rFonts w:asciiTheme="majorHAnsi" w:hAnsiTheme="majorHAnsi" w:cstheme="majorHAnsi"/>
        </w:rPr>
        <w:t xml:space="preserve">direct </w:t>
      </w:r>
      <w:r w:rsidR="00FB116A">
        <w:rPr>
          <w:rFonts w:asciiTheme="majorHAnsi" w:hAnsiTheme="majorHAnsi" w:cstheme="majorHAnsi"/>
        </w:rPr>
        <w:t xml:space="preserve">effect of </w:t>
      </w:r>
      <w:r w:rsidR="00265AFC">
        <w:rPr>
          <w:rFonts w:asciiTheme="majorHAnsi" w:hAnsiTheme="majorHAnsi" w:cstheme="majorHAnsi"/>
        </w:rPr>
        <w:t>the caste system.</w:t>
      </w:r>
    </w:p>
    <w:p w14:paraId="5E7B4EE4" w14:textId="77777777" w:rsidR="00275311" w:rsidRDefault="00275311" w:rsidP="00571BFC">
      <w:pPr>
        <w:jc w:val="both"/>
        <w:rPr>
          <w:rFonts w:asciiTheme="majorHAnsi" w:hAnsiTheme="majorHAnsi" w:cstheme="majorHAnsi"/>
        </w:rPr>
      </w:pPr>
    </w:p>
    <w:p w14:paraId="7FF5712C" w14:textId="30CC63FC" w:rsidR="00265AFC" w:rsidRDefault="00265AFC" w:rsidP="00265AFC">
      <w:pPr>
        <w:jc w:val="both"/>
        <w:rPr>
          <w:rFonts w:asciiTheme="majorHAnsi" w:hAnsiTheme="majorHAnsi" w:cstheme="majorHAnsi"/>
        </w:rPr>
      </w:pPr>
      <w:r>
        <w:rPr>
          <w:rFonts w:asciiTheme="majorHAnsi" w:hAnsiTheme="majorHAnsi" w:cstheme="majorHAnsi"/>
        </w:rPr>
        <w:t xml:space="preserve">Looking </w:t>
      </w:r>
      <w:r w:rsidR="00907A00">
        <w:rPr>
          <w:rFonts w:asciiTheme="majorHAnsi" w:hAnsiTheme="majorHAnsi" w:cstheme="majorHAnsi"/>
        </w:rPr>
        <w:t xml:space="preserve">at some </w:t>
      </w:r>
      <w:r>
        <w:rPr>
          <w:rFonts w:asciiTheme="majorHAnsi" w:hAnsiTheme="majorHAnsi" w:cstheme="majorHAnsi"/>
        </w:rPr>
        <w:t xml:space="preserve">other countries that feature in Figure 1, </w:t>
      </w:r>
      <w:r w:rsidRPr="001B223C">
        <w:rPr>
          <w:rFonts w:asciiTheme="majorHAnsi" w:hAnsiTheme="majorHAnsi" w:cstheme="majorHAnsi"/>
        </w:rPr>
        <w:t>Uganda had the largest single ethnic wealth gap, where 100% Jie people were in the poorest quintile (5.7 times their population share).</w:t>
      </w:r>
      <w:r>
        <w:rPr>
          <w:rFonts w:asciiTheme="majorHAnsi" w:hAnsiTheme="majorHAnsi" w:cstheme="majorHAnsi"/>
        </w:rPr>
        <w:t xml:space="preserve"> </w:t>
      </w:r>
      <w:r w:rsidR="00B01849">
        <w:rPr>
          <w:rFonts w:asciiTheme="majorHAnsi" w:hAnsiTheme="majorHAnsi" w:cstheme="majorHAnsi"/>
        </w:rPr>
        <w:t>In</w:t>
      </w:r>
      <w:r w:rsidRPr="001B223C">
        <w:rPr>
          <w:rFonts w:asciiTheme="majorHAnsi" w:hAnsiTheme="majorHAnsi" w:cstheme="majorHAnsi"/>
        </w:rPr>
        <w:t xml:space="preserve"> Sierra Leone, 80.3% of Creole people were found to be in the richest quintile and none were found in the bottom wealth </w:t>
      </w:r>
      <w:r w:rsidRPr="001B223C">
        <w:rPr>
          <w:rFonts w:asciiTheme="majorHAnsi" w:hAnsiTheme="majorHAnsi" w:cstheme="majorHAnsi"/>
        </w:rPr>
        <w:lastRenderedPageBreak/>
        <w:t xml:space="preserve">quintile. There is a wide gap between them and the next richest group, the </w:t>
      </w:r>
      <w:proofErr w:type="spellStart"/>
      <w:r w:rsidRPr="001B223C">
        <w:rPr>
          <w:rFonts w:asciiTheme="majorHAnsi" w:hAnsiTheme="majorHAnsi" w:cstheme="majorHAnsi"/>
        </w:rPr>
        <w:t>Fullah</w:t>
      </w:r>
      <w:proofErr w:type="spellEnd"/>
      <w:r w:rsidRPr="001B223C">
        <w:rPr>
          <w:rFonts w:asciiTheme="majorHAnsi" w:hAnsiTheme="majorHAnsi" w:cstheme="majorHAnsi"/>
        </w:rPr>
        <w:t xml:space="preserve">, 47.9% of whom were found to be in the richest wealth quintile. </w:t>
      </w:r>
    </w:p>
    <w:p w14:paraId="14A102CF" w14:textId="77777777" w:rsidR="00265AFC" w:rsidRDefault="00265AFC" w:rsidP="00571BFC">
      <w:pPr>
        <w:jc w:val="both"/>
        <w:rPr>
          <w:rFonts w:asciiTheme="majorHAnsi" w:hAnsiTheme="majorHAnsi" w:cstheme="majorHAnsi"/>
        </w:rPr>
      </w:pPr>
    </w:p>
    <w:p w14:paraId="633BE595" w14:textId="3010B416" w:rsidR="00B02F00" w:rsidRDefault="00B01849" w:rsidP="00571BFC">
      <w:pPr>
        <w:jc w:val="both"/>
        <w:rPr>
          <w:rFonts w:asciiTheme="majorHAnsi" w:hAnsiTheme="majorHAnsi" w:cstheme="majorHAnsi"/>
        </w:rPr>
      </w:pPr>
      <w:r>
        <w:rPr>
          <w:rFonts w:asciiTheme="majorHAnsi" w:hAnsiTheme="majorHAnsi" w:cstheme="majorHAnsi"/>
        </w:rPr>
        <w:t xml:space="preserve">Similar stories of groups concentrated among the rich or the poor can be found in </w:t>
      </w:r>
      <w:proofErr w:type="gramStart"/>
      <w:r>
        <w:rPr>
          <w:rFonts w:asciiTheme="majorHAnsi" w:hAnsiTheme="majorHAnsi" w:cstheme="majorHAnsi"/>
        </w:rPr>
        <w:t>the majority of</w:t>
      </w:r>
      <w:proofErr w:type="gramEnd"/>
      <w:r>
        <w:rPr>
          <w:rFonts w:asciiTheme="majorHAnsi" w:hAnsiTheme="majorHAnsi" w:cstheme="majorHAnsi"/>
        </w:rPr>
        <w:t xml:space="preserve"> the countries </w:t>
      </w:r>
      <w:proofErr w:type="spellStart"/>
      <w:r>
        <w:rPr>
          <w:rFonts w:asciiTheme="majorHAnsi" w:hAnsiTheme="majorHAnsi" w:cstheme="majorHAnsi"/>
        </w:rPr>
        <w:t>analysed</w:t>
      </w:r>
      <w:proofErr w:type="spellEnd"/>
      <w:r>
        <w:rPr>
          <w:rFonts w:asciiTheme="majorHAnsi" w:hAnsiTheme="majorHAnsi" w:cstheme="majorHAnsi"/>
        </w:rPr>
        <w:t xml:space="preserve"> here. As such, </w:t>
      </w:r>
      <w:r w:rsidRPr="00B01849">
        <w:rPr>
          <w:rFonts w:asciiTheme="majorHAnsi" w:hAnsiTheme="majorHAnsi" w:cstheme="majorHAnsi"/>
        </w:rPr>
        <w:t>the data points to a diagonal reality: historical racial and ethnic exclusion acts as a structural anchor</w:t>
      </w:r>
      <w:r>
        <w:rPr>
          <w:rFonts w:asciiTheme="majorHAnsi" w:hAnsiTheme="majorHAnsi" w:cstheme="majorHAnsi"/>
        </w:rPr>
        <w:t xml:space="preserve"> to wealth inequality</w:t>
      </w:r>
      <w:r w:rsidRPr="00B01849">
        <w:rPr>
          <w:rFonts w:asciiTheme="majorHAnsi" w:hAnsiTheme="majorHAnsi" w:cstheme="majorHAnsi"/>
        </w:rPr>
        <w:t xml:space="preserve">. </w:t>
      </w:r>
      <w:r>
        <w:rPr>
          <w:rFonts w:asciiTheme="majorHAnsi" w:hAnsiTheme="majorHAnsi" w:cstheme="majorHAnsi"/>
        </w:rPr>
        <w:t>That these inequalities exist, and we know many of them to be historic, means that e</w:t>
      </w:r>
      <w:r w:rsidRPr="00B01849">
        <w:rPr>
          <w:rFonts w:asciiTheme="majorHAnsi" w:hAnsiTheme="majorHAnsi" w:cstheme="majorHAnsi"/>
        </w:rPr>
        <w:t xml:space="preserve">ven during periods of overall national economic growth, this diagonal mechanism ensures that wealth </w:t>
      </w:r>
      <w:r w:rsidR="0065240F">
        <w:rPr>
          <w:rFonts w:asciiTheme="majorHAnsi" w:hAnsiTheme="majorHAnsi" w:cstheme="majorHAnsi"/>
        </w:rPr>
        <w:t xml:space="preserve">accumulation </w:t>
      </w:r>
      <w:r w:rsidRPr="00B01849">
        <w:rPr>
          <w:rFonts w:asciiTheme="majorHAnsi" w:hAnsiTheme="majorHAnsi" w:cstheme="majorHAnsi"/>
        </w:rPr>
        <w:t xml:space="preserve">bypasses </w:t>
      </w:r>
      <w:proofErr w:type="spellStart"/>
      <w:r w:rsidRPr="00B01849">
        <w:rPr>
          <w:rFonts w:asciiTheme="majorHAnsi" w:hAnsiTheme="majorHAnsi" w:cstheme="majorHAnsi"/>
        </w:rPr>
        <w:t>marginali</w:t>
      </w:r>
      <w:r>
        <w:rPr>
          <w:rFonts w:asciiTheme="majorHAnsi" w:hAnsiTheme="majorHAnsi" w:cstheme="majorHAnsi"/>
        </w:rPr>
        <w:t>s</w:t>
      </w:r>
      <w:r w:rsidRPr="00B01849">
        <w:rPr>
          <w:rFonts w:asciiTheme="majorHAnsi" w:hAnsiTheme="majorHAnsi" w:cstheme="majorHAnsi"/>
        </w:rPr>
        <w:t>ed</w:t>
      </w:r>
      <w:proofErr w:type="spellEnd"/>
      <w:r w:rsidRPr="00B01849">
        <w:rPr>
          <w:rFonts w:asciiTheme="majorHAnsi" w:hAnsiTheme="majorHAnsi" w:cstheme="majorHAnsi"/>
        </w:rPr>
        <w:t xml:space="preserve"> groups</w:t>
      </w:r>
      <w:r w:rsidR="0065240F">
        <w:rPr>
          <w:rFonts w:asciiTheme="majorHAnsi" w:hAnsiTheme="majorHAnsi" w:cstheme="majorHAnsi"/>
        </w:rPr>
        <w:t xml:space="preserve"> and disproportionately </w:t>
      </w:r>
      <w:r w:rsidR="00194EBB">
        <w:rPr>
          <w:rFonts w:asciiTheme="majorHAnsi" w:hAnsiTheme="majorHAnsi" w:cstheme="majorHAnsi"/>
        </w:rPr>
        <w:t xml:space="preserve">benefits historically privileged ones. </w:t>
      </w:r>
    </w:p>
    <w:p w14:paraId="5476BB8D" w14:textId="77777777" w:rsidR="00F115EB" w:rsidRDefault="00F115EB" w:rsidP="00571BFC">
      <w:pPr>
        <w:jc w:val="both"/>
        <w:rPr>
          <w:rFonts w:asciiTheme="majorHAnsi" w:hAnsiTheme="majorHAnsi" w:cstheme="majorHAnsi"/>
        </w:rPr>
      </w:pPr>
    </w:p>
    <w:p w14:paraId="4DC32A72" w14:textId="68A5F86F" w:rsidR="00F115EB" w:rsidRPr="00F115EB" w:rsidRDefault="00F115EB" w:rsidP="00571BFC">
      <w:pPr>
        <w:jc w:val="both"/>
        <w:rPr>
          <w:rFonts w:asciiTheme="majorHAnsi" w:hAnsiTheme="majorHAnsi" w:cstheme="majorHAnsi"/>
          <w:b/>
          <w:bCs/>
        </w:rPr>
      </w:pPr>
      <w:r w:rsidRPr="00F115EB">
        <w:rPr>
          <w:rFonts w:asciiTheme="majorHAnsi" w:hAnsiTheme="majorHAnsi" w:cstheme="majorHAnsi"/>
          <w:b/>
          <w:bCs/>
        </w:rPr>
        <w:t>Figure 3: Wealth distribution by ethnic group in Nepal</w:t>
      </w:r>
    </w:p>
    <w:p w14:paraId="6C645F19" w14:textId="08E70E1D" w:rsidR="00F115EB" w:rsidRDefault="00F115EB" w:rsidP="00571BFC">
      <w:pPr>
        <w:jc w:val="both"/>
        <w:rPr>
          <w:ins w:id="5" w:author="Dominik Bulla" w:date="2026-07-15T18:25:00Z" w16du:dateUtc="2026-07-15T16:25:00Z"/>
          <w:rFonts w:asciiTheme="majorHAnsi" w:hAnsiTheme="majorHAnsi" w:cstheme="majorHAnsi"/>
        </w:rPr>
      </w:pPr>
    </w:p>
    <w:p w14:paraId="69C76BDC" w14:textId="14E7C707" w:rsidR="00AC3AC0" w:rsidRPr="001B223C" w:rsidRDefault="00AC3AC0" w:rsidP="00571BFC">
      <w:pPr>
        <w:jc w:val="both"/>
        <w:rPr>
          <w:rFonts w:asciiTheme="majorHAnsi" w:hAnsiTheme="majorHAnsi" w:cstheme="majorHAnsi"/>
        </w:rPr>
      </w:pPr>
      <w:ins w:id="6" w:author="Dominik Bulla" w:date="2026-07-15T18:26:00Z" w16du:dateUtc="2026-07-15T16:26:00Z">
        <w:r>
          <w:rPr>
            <w:rFonts w:asciiTheme="majorHAnsi" w:hAnsiTheme="majorHAnsi" w:cstheme="majorHAnsi"/>
            <w:noProof/>
          </w:rPr>
          <w:drawing>
            <wp:inline distT="0" distB="0" distL="0" distR="0" wp14:anchorId="1ACB069A" wp14:editId="05989D35">
              <wp:extent cx="5943600" cy="3651250"/>
              <wp:effectExtent l="0" t="0" r="0" b="6350"/>
              <wp:docPr id="835832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32343" name="Picture 8358323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51250"/>
                      </a:xfrm>
                      <a:prstGeom prst="rect">
                        <a:avLst/>
                      </a:prstGeom>
                    </pic:spPr>
                  </pic:pic>
                </a:graphicData>
              </a:graphic>
            </wp:inline>
          </w:drawing>
        </w:r>
      </w:ins>
    </w:p>
    <w:p w14:paraId="3B0E86B3" w14:textId="77777777" w:rsidR="00436BE1" w:rsidRPr="001B223C" w:rsidRDefault="00436BE1" w:rsidP="00571BFC">
      <w:pPr>
        <w:jc w:val="both"/>
        <w:rPr>
          <w:rFonts w:asciiTheme="majorHAnsi" w:hAnsiTheme="majorHAnsi" w:cstheme="majorHAnsi"/>
        </w:rPr>
      </w:pPr>
    </w:p>
    <w:p w14:paraId="0000005C" w14:textId="6C7787DA"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sdt>
        <w:sdtPr>
          <w:rPr>
            <w:rFonts w:asciiTheme="majorHAnsi" w:hAnsiTheme="majorHAnsi" w:cstheme="majorHAnsi"/>
          </w:rPr>
          <w:tag w:val="goog_rdk_43"/>
          <w:id w:val="-1701679416"/>
        </w:sdtPr>
        <w:sdtContent/>
      </w:sdt>
      <w:sdt>
        <w:sdtPr>
          <w:rPr>
            <w:rFonts w:asciiTheme="majorHAnsi" w:hAnsiTheme="majorHAnsi" w:cstheme="majorHAnsi"/>
          </w:rPr>
          <w:tag w:val="goog_rdk_44"/>
          <w:id w:val="805012199"/>
        </w:sdtPr>
        <w:sdtContent/>
      </w:sdt>
      <w:r w:rsidRPr="001B223C">
        <w:rPr>
          <w:rFonts w:asciiTheme="majorHAnsi" w:hAnsiTheme="majorHAnsi" w:cstheme="majorHAnsi"/>
        </w:rPr>
        <w:t xml:space="preserve"> </w:t>
      </w:r>
    </w:p>
    <w:p w14:paraId="0000005D"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 xml:space="preserve"> </w:t>
      </w:r>
    </w:p>
    <w:p w14:paraId="0000005E" w14:textId="6D4CEC72" w:rsidR="00D12A07" w:rsidRPr="001B223C" w:rsidRDefault="00D90EEC" w:rsidP="00571BFC">
      <w:pPr>
        <w:jc w:val="both"/>
        <w:rPr>
          <w:rFonts w:asciiTheme="majorHAnsi" w:hAnsiTheme="majorHAnsi" w:cstheme="majorHAnsi"/>
          <w:b/>
          <w:bCs/>
        </w:rPr>
      </w:pPr>
      <w:r>
        <w:rPr>
          <w:rFonts w:asciiTheme="majorHAnsi" w:hAnsiTheme="majorHAnsi" w:cstheme="majorHAnsi"/>
          <w:b/>
          <w:bCs/>
        </w:rPr>
        <w:t xml:space="preserve">6. </w:t>
      </w:r>
      <w:r w:rsidRPr="001B223C">
        <w:rPr>
          <w:rFonts w:asciiTheme="majorHAnsi" w:hAnsiTheme="majorHAnsi" w:cstheme="majorHAnsi"/>
          <w:b/>
          <w:bCs/>
        </w:rPr>
        <w:t>Understanding why: A typology of country racial wealth divide</w:t>
      </w:r>
      <w:r w:rsidR="00194EBB">
        <w:rPr>
          <w:rFonts w:asciiTheme="majorHAnsi" w:hAnsiTheme="majorHAnsi" w:cstheme="majorHAnsi"/>
          <w:b/>
          <w:bCs/>
        </w:rPr>
        <w:t>s</w:t>
      </w:r>
    </w:p>
    <w:p w14:paraId="723577D1" w14:textId="77777777" w:rsidR="00194EBB" w:rsidRDefault="00194EBB" w:rsidP="00571BFC">
      <w:pPr>
        <w:jc w:val="both"/>
        <w:rPr>
          <w:rFonts w:asciiTheme="majorHAnsi" w:hAnsiTheme="majorHAnsi" w:cstheme="majorHAnsi"/>
        </w:rPr>
      </w:pPr>
    </w:p>
    <w:p w14:paraId="0000005F" w14:textId="5CA79E0C" w:rsidR="00D12A07" w:rsidRPr="001B223C" w:rsidRDefault="00000000" w:rsidP="00571BFC">
      <w:pPr>
        <w:jc w:val="both"/>
        <w:rPr>
          <w:rFonts w:asciiTheme="majorHAnsi" w:hAnsiTheme="majorHAnsi" w:cstheme="majorHAnsi"/>
        </w:rPr>
      </w:pPr>
      <w:r w:rsidRPr="001B223C">
        <w:rPr>
          <w:rFonts w:asciiTheme="majorHAnsi" w:hAnsiTheme="majorHAnsi" w:cstheme="majorHAnsi"/>
        </w:rPr>
        <w:t>Why is wealth inequality so deeply connected to race and ethnicity in so many countries in the world?</w:t>
      </w:r>
      <w:r w:rsidR="001211F3" w:rsidRPr="001B223C">
        <w:rPr>
          <w:rFonts w:asciiTheme="majorHAnsi" w:hAnsiTheme="majorHAnsi" w:cstheme="majorHAnsi"/>
        </w:rPr>
        <w:t xml:space="preserve"> This </w:t>
      </w:r>
      <w:r w:rsidR="001211F3" w:rsidRPr="001B223C">
        <w:rPr>
          <w:rFonts w:asciiTheme="majorHAnsi" w:eastAsia="Arial Unicode MS" w:hAnsiTheme="majorHAnsi" w:cstheme="majorHAnsi"/>
        </w:rPr>
        <w:t xml:space="preserve">section attempts to break down key drivers in our sample countries as a precursor to considering </w:t>
      </w:r>
      <w:r w:rsidR="00911E9C">
        <w:rPr>
          <w:rFonts w:asciiTheme="majorHAnsi" w:eastAsia="Arial Unicode MS" w:hAnsiTheme="majorHAnsi" w:cstheme="majorHAnsi"/>
        </w:rPr>
        <w:t xml:space="preserve">what </w:t>
      </w:r>
      <w:r w:rsidR="001211F3" w:rsidRPr="001B223C">
        <w:rPr>
          <w:rFonts w:asciiTheme="majorHAnsi" w:eastAsia="Arial Unicode MS" w:hAnsiTheme="majorHAnsi" w:cstheme="majorHAnsi"/>
        </w:rPr>
        <w:t>policy pathways</w:t>
      </w:r>
      <w:r w:rsidR="00911E9C">
        <w:rPr>
          <w:rFonts w:asciiTheme="majorHAnsi" w:eastAsia="Arial Unicode MS" w:hAnsiTheme="majorHAnsi" w:cstheme="majorHAnsi"/>
        </w:rPr>
        <w:t xml:space="preserve"> are possible to address these </w:t>
      </w:r>
      <w:r w:rsidR="00B6580C">
        <w:rPr>
          <w:rFonts w:asciiTheme="majorHAnsi" w:eastAsia="Arial Unicode MS" w:hAnsiTheme="majorHAnsi" w:cstheme="majorHAnsi"/>
        </w:rPr>
        <w:t>systemic divides</w:t>
      </w:r>
      <w:r w:rsidR="001211F3" w:rsidRPr="001B223C">
        <w:rPr>
          <w:rFonts w:asciiTheme="majorHAnsi" w:eastAsia="Arial Unicode MS" w:hAnsiTheme="majorHAnsi" w:cstheme="majorHAnsi"/>
        </w:rPr>
        <w:t>.</w:t>
      </w:r>
      <w:r w:rsidR="000E6011" w:rsidRPr="001B223C">
        <w:rPr>
          <w:rFonts w:asciiTheme="majorHAnsi" w:eastAsia="Arial Unicode MS" w:hAnsiTheme="majorHAnsi" w:cstheme="majorHAnsi"/>
        </w:rPr>
        <w:t xml:space="preserve"> The factors were grouped based on a literature review of studies looking at</w:t>
      </w:r>
      <w:r w:rsidR="001211F3" w:rsidRPr="001B223C">
        <w:rPr>
          <w:rFonts w:asciiTheme="majorHAnsi" w:eastAsia="Arial Unicode MS" w:hAnsiTheme="majorHAnsi" w:cstheme="majorHAnsi"/>
        </w:rPr>
        <w:t xml:space="preserve"> </w:t>
      </w:r>
      <w:r w:rsidR="000E6011" w:rsidRPr="001B223C">
        <w:rPr>
          <w:rFonts w:asciiTheme="majorHAnsi" w:eastAsia="Arial Unicode MS" w:hAnsiTheme="majorHAnsi" w:cstheme="majorHAnsi"/>
        </w:rPr>
        <w:t xml:space="preserve">the specific countries identified as have notable ethnic wealth divides in our analysis. The full list of studies, and the factors they identified, were collated in a </w:t>
      </w:r>
      <w:r w:rsidR="000E6011" w:rsidRPr="001B223C">
        <w:rPr>
          <w:rFonts w:asciiTheme="majorHAnsi" w:eastAsia="Arial Unicode MS" w:hAnsiTheme="majorHAnsi" w:cstheme="majorHAnsi"/>
        </w:rPr>
        <w:lastRenderedPageBreak/>
        <w:t xml:space="preserve">spreadsheet with patterns emerging. </w:t>
      </w:r>
      <w:proofErr w:type="spellStart"/>
      <w:r w:rsidR="001211F3" w:rsidRPr="001B223C">
        <w:rPr>
          <w:rFonts w:asciiTheme="majorHAnsi" w:eastAsia="Arial Unicode MS" w:hAnsiTheme="majorHAnsi" w:cstheme="majorHAnsi"/>
        </w:rPr>
        <w:t>Recognising</w:t>
      </w:r>
      <w:proofErr w:type="spellEnd"/>
      <w:r w:rsidR="001211F3" w:rsidRPr="001B223C">
        <w:rPr>
          <w:rFonts w:asciiTheme="majorHAnsi" w:eastAsia="Arial Unicode MS" w:hAnsiTheme="majorHAnsi" w:cstheme="majorHAnsi"/>
        </w:rPr>
        <w:t xml:space="preserve"> </w:t>
      </w:r>
      <w:r w:rsidR="000E6011" w:rsidRPr="001B223C">
        <w:rPr>
          <w:rFonts w:asciiTheme="majorHAnsi" w:eastAsia="Arial Unicode MS" w:hAnsiTheme="majorHAnsi" w:cstheme="majorHAnsi"/>
        </w:rPr>
        <w:t xml:space="preserve">some </w:t>
      </w:r>
      <w:r w:rsidR="001211F3" w:rsidRPr="001B223C">
        <w:rPr>
          <w:rFonts w:asciiTheme="majorHAnsi" w:eastAsia="Arial Unicode MS" w:hAnsiTheme="majorHAnsi" w:cstheme="majorHAnsi"/>
        </w:rPr>
        <w:t>overlap, the</w:t>
      </w:r>
      <w:r w:rsidR="000E6011" w:rsidRPr="001B223C">
        <w:rPr>
          <w:rFonts w:asciiTheme="majorHAnsi" w:eastAsia="Arial Unicode MS" w:hAnsiTheme="majorHAnsi" w:cstheme="majorHAnsi"/>
        </w:rPr>
        <w:t xml:space="preserve"> following</w:t>
      </w:r>
      <w:r w:rsidR="001211F3" w:rsidRPr="001B223C">
        <w:rPr>
          <w:rFonts w:asciiTheme="majorHAnsi" w:eastAsia="Arial Unicode MS" w:hAnsiTheme="majorHAnsi" w:cstheme="majorHAnsi"/>
        </w:rPr>
        <w:t xml:space="preserve"> factors </w:t>
      </w:r>
      <w:r w:rsidR="000E6011" w:rsidRPr="001B223C">
        <w:rPr>
          <w:rFonts w:asciiTheme="majorHAnsi" w:eastAsia="Arial Unicode MS" w:hAnsiTheme="majorHAnsi" w:cstheme="majorHAnsi"/>
        </w:rPr>
        <w:t>emerged from this process:</w:t>
      </w:r>
    </w:p>
    <w:p w14:paraId="00000060" w14:textId="77777777" w:rsidR="00D12A07" w:rsidRPr="001B223C" w:rsidRDefault="00D12A07" w:rsidP="00571BFC">
      <w:pPr>
        <w:jc w:val="both"/>
        <w:rPr>
          <w:rFonts w:asciiTheme="majorHAnsi" w:hAnsiTheme="majorHAnsi" w:cstheme="majorHAnsi"/>
        </w:rPr>
      </w:pPr>
    </w:p>
    <w:p w14:paraId="00000061" w14:textId="19F0C52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1: Historical power hierarchy through </w:t>
      </w:r>
      <w:proofErr w:type="spellStart"/>
      <w:r w:rsidRPr="001B223C">
        <w:rPr>
          <w:rFonts w:asciiTheme="majorHAnsi" w:hAnsiTheme="majorHAnsi" w:cstheme="majorHAnsi"/>
          <w:u w:val="single"/>
        </w:rPr>
        <w:t>colonisation</w:t>
      </w:r>
      <w:proofErr w:type="spellEnd"/>
      <w:r w:rsidRPr="001B223C">
        <w:rPr>
          <w:rFonts w:asciiTheme="majorHAnsi" w:hAnsiTheme="majorHAnsi" w:cstheme="majorHAnsi"/>
          <w:u w:val="single"/>
        </w:rPr>
        <w:t>.</w:t>
      </w:r>
      <w:r w:rsidRPr="001B223C">
        <w:rPr>
          <w:rFonts w:asciiTheme="majorHAnsi" w:hAnsiTheme="majorHAnsi" w:cstheme="majorHAnsi"/>
        </w:rPr>
        <w:t xml:space="preserve"> This factor refers to the systematic </w:t>
      </w:r>
      <w:proofErr w:type="spellStart"/>
      <w:r w:rsidRPr="001B223C">
        <w:rPr>
          <w:rFonts w:asciiTheme="majorHAnsi" w:hAnsiTheme="majorHAnsi" w:cstheme="majorHAnsi"/>
        </w:rPr>
        <w:t>institutionalisation</w:t>
      </w:r>
      <w:proofErr w:type="spellEnd"/>
      <w:r w:rsidRPr="001B223C">
        <w:rPr>
          <w:rFonts w:asciiTheme="majorHAnsi" w:hAnsiTheme="majorHAnsi" w:cstheme="majorHAnsi"/>
        </w:rPr>
        <w:t xml:space="preserve"> of wealth accumulation for colonial </w:t>
      </w:r>
      <w:proofErr w:type="spellStart"/>
      <w:r w:rsidRPr="001B223C">
        <w:rPr>
          <w:rFonts w:asciiTheme="majorHAnsi" w:hAnsiTheme="majorHAnsi" w:cstheme="majorHAnsi"/>
        </w:rPr>
        <w:t>favourites</w:t>
      </w:r>
      <w:proofErr w:type="spellEnd"/>
      <w:r w:rsidRPr="001B223C">
        <w:rPr>
          <w:rFonts w:asciiTheme="majorHAnsi" w:hAnsiTheme="majorHAnsi" w:cstheme="majorHAnsi"/>
        </w:rPr>
        <w:t xml:space="preserve"> while intentionally suppressing the economic mobility of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It highlights how colonial administrations designed fiscal and resource-extractive policies that created a path-dependent advantage for specific ethnic or racial elites that </w:t>
      </w:r>
      <w:r w:rsidR="000E6011" w:rsidRPr="001B223C">
        <w:rPr>
          <w:rFonts w:asciiTheme="majorHAnsi" w:hAnsiTheme="majorHAnsi" w:cstheme="majorHAnsi"/>
        </w:rPr>
        <w:t xml:space="preserve">have </w:t>
      </w:r>
      <w:r w:rsidRPr="001B223C">
        <w:rPr>
          <w:rFonts w:asciiTheme="majorHAnsi" w:hAnsiTheme="majorHAnsi" w:cstheme="majorHAnsi"/>
        </w:rPr>
        <w:t>persist</w:t>
      </w:r>
      <w:r w:rsidR="000E6011" w:rsidRPr="001B223C">
        <w:rPr>
          <w:rFonts w:asciiTheme="majorHAnsi" w:hAnsiTheme="majorHAnsi" w:cstheme="majorHAnsi"/>
        </w:rPr>
        <w:t>ed</w:t>
      </w:r>
      <w:r w:rsidRPr="001B223C">
        <w:rPr>
          <w:rFonts w:asciiTheme="majorHAnsi" w:hAnsiTheme="majorHAnsi" w:cstheme="majorHAnsi"/>
        </w:rPr>
        <w:t xml:space="preserve"> long after independence</w:t>
      </w:r>
      <w:r w:rsidR="000E6011" w:rsidRPr="001B223C">
        <w:rPr>
          <w:rFonts w:asciiTheme="majorHAnsi" w:hAnsiTheme="majorHAnsi" w:cstheme="majorHAnsi"/>
        </w:rPr>
        <w:t xml:space="preserve"> of </w:t>
      </w:r>
      <w:proofErr w:type="gramStart"/>
      <w:r w:rsidR="000E6011" w:rsidRPr="001B223C">
        <w:rPr>
          <w:rFonts w:asciiTheme="majorHAnsi" w:hAnsiTheme="majorHAnsi" w:cstheme="majorHAnsi"/>
        </w:rPr>
        <w:t>particular states</w:t>
      </w:r>
      <w:proofErr w:type="gramEnd"/>
      <w:r w:rsidRPr="001B223C">
        <w:rPr>
          <w:rFonts w:asciiTheme="majorHAnsi" w:hAnsiTheme="majorHAnsi" w:cstheme="majorHAnsi"/>
        </w:rPr>
        <w:t>.</w:t>
      </w:r>
    </w:p>
    <w:p w14:paraId="00000062" w14:textId="77777777" w:rsidR="00D12A07" w:rsidRPr="001B223C" w:rsidRDefault="00D12A07" w:rsidP="00571BFC">
      <w:pPr>
        <w:jc w:val="both"/>
        <w:rPr>
          <w:rFonts w:asciiTheme="majorHAnsi" w:hAnsiTheme="majorHAnsi" w:cstheme="majorHAnsi"/>
        </w:rPr>
      </w:pPr>
    </w:p>
    <w:p w14:paraId="00000063" w14:textId="44C839DE"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2: Colonialism ignites or flames antagonisms between groups (divide and rule).</w:t>
      </w:r>
      <w:r w:rsidRPr="001B223C">
        <w:rPr>
          <w:rFonts w:asciiTheme="majorHAnsi" w:hAnsiTheme="majorHAnsi" w:cstheme="majorHAnsi"/>
        </w:rPr>
        <w:t xml:space="preserve"> This involves the deliberate elevation of </w:t>
      </w:r>
      <w:proofErr w:type="spellStart"/>
      <w:r w:rsidRPr="001B223C">
        <w:rPr>
          <w:rFonts w:asciiTheme="majorHAnsi" w:hAnsiTheme="majorHAnsi" w:cstheme="majorHAnsi"/>
        </w:rPr>
        <w:t>favoured</w:t>
      </w:r>
      <w:proofErr w:type="spellEnd"/>
      <w:r w:rsidRPr="001B223C">
        <w:rPr>
          <w:rFonts w:asciiTheme="majorHAnsi" w:hAnsiTheme="majorHAnsi" w:cstheme="majorHAnsi"/>
        </w:rPr>
        <w:t xml:space="preserve"> ethnic groups to administrative roles, often </w:t>
      </w:r>
      <w:proofErr w:type="spellStart"/>
      <w:r w:rsidRPr="001B223C">
        <w:rPr>
          <w:rFonts w:asciiTheme="majorHAnsi" w:hAnsiTheme="majorHAnsi" w:cstheme="majorHAnsi"/>
        </w:rPr>
        <w:t>utilising</w:t>
      </w:r>
      <w:proofErr w:type="spellEnd"/>
      <w:r w:rsidRPr="001B223C">
        <w:rPr>
          <w:rFonts w:asciiTheme="majorHAnsi" w:hAnsiTheme="majorHAnsi" w:cstheme="majorHAnsi"/>
        </w:rPr>
        <w:t xml:space="preserve"> divide and rule strategies that codified pre-colonial identities and more fluid antagonisms into rigid, competitive categories and division. The drawing of administrative and territorial boundaries further </w:t>
      </w:r>
      <w:proofErr w:type="spellStart"/>
      <w:r w:rsidRPr="001B223C">
        <w:rPr>
          <w:rFonts w:asciiTheme="majorHAnsi" w:hAnsiTheme="majorHAnsi" w:cstheme="majorHAnsi"/>
        </w:rPr>
        <w:t>institutionalised</w:t>
      </w:r>
      <w:proofErr w:type="spellEnd"/>
      <w:r w:rsidRPr="001B223C">
        <w:rPr>
          <w:rFonts w:asciiTheme="majorHAnsi" w:hAnsiTheme="majorHAnsi" w:cstheme="majorHAnsi"/>
        </w:rPr>
        <w:t xml:space="preserve"> these tensions, ensuring that disparate groups remained politically fractured and more easily governed.</w:t>
      </w:r>
    </w:p>
    <w:p w14:paraId="00000064" w14:textId="77777777" w:rsidR="00D12A07" w:rsidRPr="001B223C" w:rsidRDefault="00D12A07" w:rsidP="00571BFC">
      <w:pPr>
        <w:jc w:val="both"/>
        <w:rPr>
          <w:rFonts w:asciiTheme="majorHAnsi" w:hAnsiTheme="majorHAnsi" w:cstheme="majorHAnsi"/>
        </w:rPr>
      </w:pPr>
    </w:p>
    <w:p w14:paraId="0000006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3: Exclusion from government positions and patronage.</w:t>
      </w:r>
      <w:r w:rsidRPr="001B223C">
        <w:rPr>
          <w:rFonts w:asciiTheme="majorHAnsi" w:hAnsiTheme="majorHAnsi" w:cstheme="majorHAnsi"/>
        </w:rPr>
        <w:t xml:space="preserve"> This factor describes the systematic denial of access to the state apparatus, where dominant groups </w:t>
      </w:r>
      <w:proofErr w:type="spellStart"/>
      <w:r w:rsidRPr="001B223C">
        <w:rPr>
          <w:rFonts w:asciiTheme="majorHAnsi" w:hAnsiTheme="majorHAnsi" w:cstheme="majorHAnsi"/>
        </w:rPr>
        <w:t>monopolise</w:t>
      </w:r>
      <w:proofErr w:type="spellEnd"/>
      <w:r w:rsidRPr="001B223C">
        <w:rPr>
          <w:rFonts w:asciiTheme="majorHAnsi" w:hAnsiTheme="majorHAnsi" w:cstheme="majorHAnsi"/>
        </w:rPr>
        <w:t xml:space="preserve"> bureaucratic roles and the distribution of public rents. Such exclusion prevents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from accessing the informal patronage networks that are often essential for socioeconomic advancement in post-colonial or rentier states.</w:t>
      </w:r>
    </w:p>
    <w:p w14:paraId="00000066" w14:textId="77777777" w:rsidR="00D12A07" w:rsidRPr="001B223C" w:rsidRDefault="00D12A07" w:rsidP="00571BFC">
      <w:pPr>
        <w:jc w:val="both"/>
        <w:rPr>
          <w:rFonts w:asciiTheme="majorHAnsi" w:hAnsiTheme="majorHAnsi" w:cstheme="majorHAnsi"/>
        </w:rPr>
      </w:pPr>
    </w:p>
    <w:p w14:paraId="00000067" w14:textId="587A9572"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4: Efforts to </w:t>
      </w:r>
      <w:proofErr w:type="spellStart"/>
      <w:r w:rsidRPr="001B223C">
        <w:rPr>
          <w:rFonts w:asciiTheme="majorHAnsi" w:hAnsiTheme="majorHAnsi" w:cstheme="majorHAnsi"/>
          <w:u w:val="single"/>
        </w:rPr>
        <w:t>homogenise</w:t>
      </w:r>
      <w:proofErr w:type="spellEnd"/>
      <w:r w:rsidRPr="001B223C">
        <w:rPr>
          <w:rFonts w:asciiTheme="majorHAnsi" w:hAnsiTheme="majorHAnsi" w:cstheme="majorHAnsi"/>
          <w:u w:val="single"/>
        </w:rPr>
        <w:t xml:space="preserve"> or exclude, including forced assimilation through language.</w:t>
      </w:r>
      <w:r w:rsidRPr="001B223C">
        <w:rPr>
          <w:rFonts w:asciiTheme="majorHAnsi" w:hAnsiTheme="majorHAnsi" w:cstheme="majorHAnsi"/>
        </w:rPr>
        <w:t xml:space="preserve"> These efforts represent state-led projects of cultural </w:t>
      </w:r>
      <w:proofErr w:type="spellStart"/>
      <w:r w:rsidRPr="001B223C">
        <w:rPr>
          <w:rFonts w:asciiTheme="majorHAnsi" w:hAnsiTheme="majorHAnsi" w:cstheme="majorHAnsi"/>
        </w:rPr>
        <w:t>homogenisation</w:t>
      </w:r>
      <w:proofErr w:type="spellEnd"/>
      <w:r w:rsidRPr="001B223C">
        <w:rPr>
          <w:rFonts w:asciiTheme="majorHAnsi" w:hAnsiTheme="majorHAnsi" w:cstheme="majorHAnsi"/>
        </w:rPr>
        <w:t xml:space="preserve"> where national identity is defined through the language and customs of the dominant</w:t>
      </w:r>
      <w:r w:rsidR="000E6011" w:rsidRPr="001B223C">
        <w:rPr>
          <w:rFonts w:asciiTheme="majorHAnsi" w:hAnsiTheme="majorHAnsi" w:cstheme="majorHAnsi"/>
        </w:rPr>
        <w:t xml:space="preserve"> or </w:t>
      </w:r>
      <w:proofErr w:type="spellStart"/>
      <w:r w:rsidR="000E6011" w:rsidRPr="001B223C">
        <w:rPr>
          <w:rFonts w:asciiTheme="majorHAnsi" w:hAnsiTheme="majorHAnsi" w:cstheme="majorHAnsi"/>
        </w:rPr>
        <w:t>colonising</w:t>
      </w:r>
      <w:proofErr w:type="spellEnd"/>
      <w:r w:rsidRPr="001B223C">
        <w:rPr>
          <w:rFonts w:asciiTheme="majorHAnsi" w:hAnsiTheme="majorHAnsi" w:cstheme="majorHAnsi"/>
        </w:rPr>
        <w:t xml:space="preserve"> group. Through restrictive official language policies and forced assimilation, the state </w:t>
      </w:r>
      <w:proofErr w:type="spellStart"/>
      <w:r w:rsidRPr="001B223C">
        <w:rPr>
          <w:rFonts w:asciiTheme="majorHAnsi" w:hAnsiTheme="majorHAnsi" w:cstheme="majorHAnsi"/>
        </w:rPr>
        <w:t>delegitimises</w:t>
      </w:r>
      <w:proofErr w:type="spellEnd"/>
      <w:r w:rsidRPr="001B223C">
        <w:rPr>
          <w:rFonts w:asciiTheme="majorHAnsi" w:hAnsiTheme="majorHAnsi" w:cstheme="majorHAnsi"/>
        </w:rPr>
        <w:t xml:space="preserve"> </w:t>
      </w:r>
      <w:proofErr w:type="gramStart"/>
      <w:r w:rsidR="000E6011" w:rsidRPr="001B223C">
        <w:rPr>
          <w:rFonts w:asciiTheme="majorHAnsi" w:hAnsiTheme="majorHAnsi" w:cstheme="majorHAnsi"/>
        </w:rPr>
        <w:t xml:space="preserve">particular </w:t>
      </w:r>
      <w:r w:rsidRPr="001B223C">
        <w:rPr>
          <w:rFonts w:asciiTheme="majorHAnsi" w:hAnsiTheme="majorHAnsi" w:cstheme="majorHAnsi"/>
        </w:rPr>
        <w:t>identities</w:t>
      </w:r>
      <w:proofErr w:type="gramEnd"/>
      <w:r w:rsidRPr="001B223C">
        <w:rPr>
          <w:rFonts w:asciiTheme="majorHAnsi" w:hAnsiTheme="majorHAnsi" w:cstheme="majorHAnsi"/>
        </w:rPr>
        <w:t xml:space="preserve"> and creates structural barriers to their participation in civic and economic life.</w:t>
      </w:r>
    </w:p>
    <w:p w14:paraId="00000068" w14:textId="77777777" w:rsidR="00D12A07" w:rsidRPr="001B223C" w:rsidRDefault="00D12A07" w:rsidP="00571BFC">
      <w:pPr>
        <w:jc w:val="both"/>
        <w:rPr>
          <w:rFonts w:asciiTheme="majorHAnsi" w:hAnsiTheme="majorHAnsi" w:cstheme="majorHAnsi"/>
        </w:rPr>
      </w:pPr>
    </w:p>
    <w:p w14:paraId="00000069" w14:textId="4A592E00"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5: History of violence between groups. </w:t>
      </w:r>
      <w:r w:rsidRPr="001B223C">
        <w:rPr>
          <w:rFonts w:asciiTheme="majorHAnsi" w:hAnsiTheme="majorHAnsi" w:cstheme="majorHAnsi"/>
        </w:rPr>
        <w:t xml:space="preserve">This factor accounts for the lingering effects of historical inter-communal conflict or state-sponsored violence that has </w:t>
      </w:r>
      <w:r w:rsidR="00E0778D" w:rsidRPr="001B223C">
        <w:rPr>
          <w:rFonts w:asciiTheme="majorHAnsi" w:hAnsiTheme="majorHAnsi" w:cstheme="majorHAnsi"/>
        </w:rPr>
        <w:t>deeply undermined</w:t>
      </w:r>
      <w:r w:rsidRPr="001B223C">
        <w:rPr>
          <w:rFonts w:asciiTheme="majorHAnsi" w:hAnsiTheme="majorHAnsi" w:cstheme="majorHAnsi"/>
        </w:rPr>
        <w:t xml:space="preserve"> trust. Such histories often lead to the </w:t>
      </w:r>
      <w:proofErr w:type="spellStart"/>
      <w:r w:rsidRPr="001B223C">
        <w:rPr>
          <w:rFonts w:asciiTheme="majorHAnsi" w:hAnsiTheme="majorHAnsi" w:cstheme="majorHAnsi"/>
        </w:rPr>
        <w:t>securitisation</w:t>
      </w:r>
      <w:proofErr w:type="spellEnd"/>
      <w:r w:rsidRPr="001B223C">
        <w:rPr>
          <w:rFonts w:asciiTheme="majorHAnsi" w:hAnsiTheme="majorHAnsi" w:cstheme="majorHAnsi"/>
        </w:rPr>
        <w:t xml:space="preserve"> of ethnic identities, where group boundaries are reinforced through defensive </w:t>
      </w:r>
      <w:proofErr w:type="spellStart"/>
      <w:r w:rsidRPr="001B223C">
        <w:rPr>
          <w:rFonts w:asciiTheme="majorHAnsi" w:hAnsiTheme="majorHAnsi" w:cstheme="majorHAnsi"/>
        </w:rPr>
        <w:t>mobilisation</w:t>
      </w:r>
      <w:proofErr w:type="spellEnd"/>
      <w:r w:rsidRPr="001B223C">
        <w:rPr>
          <w:rFonts w:asciiTheme="majorHAnsi" w:hAnsiTheme="majorHAnsi" w:cstheme="majorHAnsi"/>
        </w:rPr>
        <w:t xml:space="preserve"> and the collective memory of trauma.</w:t>
      </w:r>
    </w:p>
    <w:p w14:paraId="0000006A" w14:textId="77777777" w:rsidR="00D12A07" w:rsidRPr="001B223C" w:rsidRDefault="00D12A07" w:rsidP="00571BFC">
      <w:pPr>
        <w:jc w:val="both"/>
        <w:rPr>
          <w:rFonts w:asciiTheme="majorHAnsi" w:hAnsiTheme="majorHAnsi" w:cstheme="majorHAnsi"/>
        </w:rPr>
      </w:pPr>
    </w:p>
    <w:p w14:paraId="0000006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6: History of forced </w:t>
      </w:r>
      <w:proofErr w:type="spellStart"/>
      <w:r w:rsidRPr="001B223C">
        <w:rPr>
          <w:rFonts w:asciiTheme="majorHAnsi" w:hAnsiTheme="majorHAnsi" w:cstheme="majorHAnsi"/>
          <w:u w:val="single"/>
        </w:rPr>
        <w:t>labour</w:t>
      </w:r>
      <w:proofErr w:type="spellEnd"/>
      <w:r w:rsidRPr="001B223C">
        <w:rPr>
          <w:rFonts w:asciiTheme="majorHAnsi" w:hAnsiTheme="majorHAnsi" w:cstheme="majorHAnsi"/>
          <w:u w:val="single"/>
        </w:rPr>
        <w:t xml:space="preserve"> or slavery.</w:t>
      </w:r>
      <w:r w:rsidRPr="001B223C">
        <w:rPr>
          <w:rFonts w:asciiTheme="majorHAnsi" w:hAnsiTheme="majorHAnsi" w:cstheme="majorHAnsi"/>
        </w:rPr>
        <w:t xml:space="preserve"> This refers to the long-term socioeconomic degradation resulting from historical systems of coerced </w:t>
      </w:r>
      <w:proofErr w:type="spellStart"/>
      <w:r w:rsidRPr="001B223C">
        <w:rPr>
          <w:rFonts w:asciiTheme="majorHAnsi" w:hAnsiTheme="majorHAnsi" w:cstheme="majorHAnsi"/>
        </w:rPr>
        <w:t>labour</w:t>
      </w:r>
      <w:proofErr w:type="spellEnd"/>
      <w:r w:rsidRPr="001B223C">
        <w:rPr>
          <w:rFonts w:asciiTheme="majorHAnsi" w:hAnsiTheme="majorHAnsi" w:cstheme="majorHAnsi"/>
        </w:rPr>
        <w:t>, which prevented the accumulation of generational assets and human capital. The legacy of these exploitative systems often persists in the form of deep-seated structural poverty and the sedimentation of racial and ethnic inequality across centuries.</w:t>
      </w:r>
    </w:p>
    <w:p w14:paraId="0000006C" w14:textId="77777777" w:rsidR="00D12A07" w:rsidRPr="001B223C" w:rsidRDefault="00D12A07" w:rsidP="00571BFC">
      <w:pPr>
        <w:jc w:val="both"/>
        <w:rPr>
          <w:rFonts w:asciiTheme="majorHAnsi" w:hAnsiTheme="majorHAnsi" w:cstheme="majorHAnsi"/>
        </w:rPr>
      </w:pPr>
    </w:p>
    <w:p w14:paraId="0000006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7: Codified inequality in legal structure.</w:t>
      </w:r>
      <w:r w:rsidRPr="001B223C">
        <w:rPr>
          <w:rFonts w:asciiTheme="majorHAnsi" w:hAnsiTheme="majorHAnsi" w:cstheme="majorHAnsi"/>
        </w:rPr>
        <w:t xml:space="preserve"> This involves the </w:t>
      </w:r>
      <w:proofErr w:type="spellStart"/>
      <w:r w:rsidRPr="001B223C">
        <w:rPr>
          <w:rFonts w:asciiTheme="majorHAnsi" w:hAnsiTheme="majorHAnsi" w:cstheme="majorHAnsi"/>
        </w:rPr>
        <w:t>formalisation</w:t>
      </w:r>
      <w:proofErr w:type="spellEnd"/>
      <w:r w:rsidRPr="001B223C">
        <w:rPr>
          <w:rFonts w:asciiTheme="majorHAnsi" w:hAnsiTheme="majorHAnsi" w:cstheme="majorHAnsi"/>
        </w:rPr>
        <w:t xml:space="preserve"> of group-based hierarchy within the legal code, where specific ethnicities are granted fewer rights or protections by law. Examples include restrictive citizenship laws, discriminatory property rights, or tiered legal systems that provide a de jure framework for maintaining the dominance of one group over another.</w:t>
      </w:r>
    </w:p>
    <w:p w14:paraId="0000006E" w14:textId="77777777" w:rsidR="00D12A07" w:rsidRPr="001B223C" w:rsidRDefault="00D12A07" w:rsidP="00571BFC">
      <w:pPr>
        <w:jc w:val="both"/>
        <w:rPr>
          <w:rFonts w:asciiTheme="majorHAnsi" w:hAnsiTheme="majorHAnsi" w:cstheme="majorHAnsi"/>
        </w:rPr>
      </w:pPr>
    </w:p>
    <w:p w14:paraId="0000006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lastRenderedPageBreak/>
        <w:t>Factor 8: Indigenous rights and the denial of status/land.</w:t>
      </w:r>
      <w:r w:rsidRPr="001B223C">
        <w:rPr>
          <w:rFonts w:asciiTheme="majorHAnsi" w:hAnsiTheme="majorHAnsi" w:cstheme="majorHAnsi"/>
        </w:rPr>
        <w:t xml:space="preserve"> This factor highlights the lack of legal recognition for indigenous groups, particularly regarding their ancestral land rights and traditional modes of governance. The state’s denial of indigenous status serves to disenfranchise these populations, facilitating the extraction of resources from their territories without equitable compensation or consent.</w:t>
      </w:r>
    </w:p>
    <w:p w14:paraId="00000070" w14:textId="77777777" w:rsidR="00D12A07" w:rsidRPr="001B223C" w:rsidRDefault="00D12A07" w:rsidP="00571BFC">
      <w:pPr>
        <w:jc w:val="both"/>
        <w:rPr>
          <w:rFonts w:asciiTheme="majorHAnsi" w:hAnsiTheme="majorHAnsi" w:cstheme="majorHAnsi"/>
        </w:rPr>
      </w:pPr>
    </w:p>
    <w:p w14:paraId="0000007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9: Nomadic or pastoralist lifestyle. </w:t>
      </w:r>
      <w:r w:rsidRPr="001B223C">
        <w:rPr>
          <w:rFonts w:asciiTheme="majorHAnsi" w:hAnsiTheme="majorHAnsi" w:cstheme="majorHAnsi"/>
        </w:rPr>
        <w:t xml:space="preserve">This captures the structural disadvantage faced by mobile populations whose lifestyle and land-use patterns clash with the sedentary logic of modern state bureaucracy. Because their mobility complicates taxation, land titling, and the delivery of fixed services, nomadic groups are frequently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by national policies designed for settled agriculturalists.</w:t>
      </w:r>
    </w:p>
    <w:p w14:paraId="00000072" w14:textId="77777777" w:rsidR="00D12A07" w:rsidRPr="001B223C" w:rsidRDefault="00D12A07" w:rsidP="00571BFC">
      <w:pPr>
        <w:jc w:val="both"/>
        <w:rPr>
          <w:rFonts w:asciiTheme="majorHAnsi" w:hAnsiTheme="majorHAnsi" w:cstheme="majorHAnsi"/>
        </w:rPr>
      </w:pPr>
    </w:p>
    <w:p w14:paraId="0000007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10: Geographical and cultural separation/ </w:t>
      </w:r>
      <w:proofErr w:type="spellStart"/>
      <w:r w:rsidRPr="001B223C">
        <w:rPr>
          <w:rFonts w:asciiTheme="majorHAnsi" w:hAnsiTheme="majorHAnsi" w:cstheme="majorHAnsi"/>
          <w:u w:val="single"/>
        </w:rPr>
        <w:t>centre</w:t>
      </w:r>
      <w:proofErr w:type="spellEnd"/>
      <w:r w:rsidRPr="001B223C">
        <w:rPr>
          <w:rFonts w:asciiTheme="majorHAnsi" w:hAnsiTheme="majorHAnsi" w:cstheme="majorHAnsi"/>
          <w:u w:val="single"/>
        </w:rPr>
        <w:t>-periphery divide.</w:t>
      </w:r>
      <w:r w:rsidRPr="001B223C">
        <w:rPr>
          <w:rFonts w:asciiTheme="majorHAnsi" w:hAnsiTheme="majorHAnsi" w:cstheme="majorHAnsi"/>
        </w:rPr>
        <w:t xml:space="preserve"> This factor refers to the spatial </w:t>
      </w:r>
      <w:proofErr w:type="spellStart"/>
      <w:r w:rsidRPr="001B223C">
        <w:rPr>
          <w:rFonts w:asciiTheme="majorHAnsi" w:hAnsiTheme="majorHAnsi" w:cstheme="majorHAnsi"/>
        </w:rPr>
        <w:t>marginalisation</w:t>
      </w:r>
      <w:proofErr w:type="spellEnd"/>
      <w:r w:rsidRPr="001B223C">
        <w:rPr>
          <w:rFonts w:asciiTheme="majorHAnsi" w:hAnsiTheme="majorHAnsi" w:cstheme="majorHAnsi"/>
        </w:rPr>
        <w:t xml:space="preserve"> of groups located in remote or peripheral regions far from the nation’s political and economic core. This </w:t>
      </w:r>
      <w:proofErr w:type="spellStart"/>
      <w:r w:rsidRPr="001B223C">
        <w:rPr>
          <w:rFonts w:asciiTheme="majorHAnsi" w:hAnsiTheme="majorHAnsi" w:cstheme="majorHAnsi"/>
        </w:rPr>
        <w:t>centre</w:t>
      </w:r>
      <w:proofErr w:type="spellEnd"/>
      <w:r w:rsidRPr="001B223C">
        <w:rPr>
          <w:rFonts w:asciiTheme="majorHAnsi" w:hAnsiTheme="majorHAnsi" w:cstheme="majorHAnsi"/>
        </w:rPr>
        <w:t>-periphery divide ensures that resources remain concentrated in the capital, while isolated groups suffer from persistent underdevelopment and a lack of critical infrastructure.</w:t>
      </w:r>
    </w:p>
    <w:p w14:paraId="00000074" w14:textId="77777777" w:rsidR="00D12A07" w:rsidRPr="001B223C" w:rsidRDefault="00D12A07" w:rsidP="00571BFC">
      <w:pPr>
        <w:jc w:val="both"/>
        <w:rPr>
          <w:rFonts w:asciiTheme="majorHAnsi" w:hAnsiTheme="majorHAnsi" w:cstheme="majorHAnsi"/>
        </w:rPr>
      </w:pPr>
    </w:p>
    <w:p w14:paraId="0000007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11: Employment discrimination.</w:t>
      </w:r>
      <w:r w:rsidRPr="001B223C">
        <w:rPr>
          <w:rFonts w:asciiTheme="majorHAnsi" w:hAnsiTheme="majorHAnsi" w:cstheme="majorHAnsi"/>
        </w:rPr>
        <w:t xml:space="preserve"> This describes the informal and formal barriers within the </w:t>
      </w:r>
      <w:proofErr w:type="spellStart"/>
      <w:r w:rsidRPr="001B223C">
        <w:rPr>
          <w:rFonts w:asciiTheme="majorHAnsi" w:hAnsiTheme="majorHAnsi" w:cstheme="majorHAnsi"/>
        </w:rPr>
        <w:t>labour</w:t>
      </w:r>
      <w:proofErr w:type="spellEnd"/>
      <w:r w:rsidRPr="001B223C">
        <w:rPr>
          <w:rFonts w:asciiTheme="majorHAnsi" w:hAnsiTheme="majorHAnsi" w:cstheme="majorHAnsi"/>
        </w:rPr>
        <w:t xml:space="preserve"> market that prevent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from accessing high-wage or stable employment. Such discrimination often persists through gatekeeping practices and ethnic-based social networks that </w:t>
      </w:r>
      <w:proofErr w:type="spellStart"/>
      <w:r w:rsidRPr="001B223C">
        <w:rPr>
          <w:rFonts w:asciiTheme="majorHAnsi" w:hAnsiTheme="majorHAnsi" w:cstheme="majorHAnsi"/>
        </w:rPr>
        <w:t>favour</w:t>
      </w:r>
      <w:proofErr w:type="spellEnd"/>
      <w:r w:rsidRPr="001B223C">
        <w:rPr>
          <w:rFonts w:asciiTheme="majorHAnsi" w:hAnsiTheme="majorHAnsi" w:cstheme="majorHAnsi"/>
        </w:rPr>
        <w:t xml:space="preserve"> members of dominant groups in both the public and private sectors.</w:t>
      </w:r>
    </w:p>
    <w:p w14:paraId="00000076" w14:textId="77777777" w:rsidR="00D12A07" w:rsidRPr="001B223C" w:rsidRDefault="00D12A07" w:rsidP="00571BFC">
      <w:pPr>
        <w:jc w:val="both"/>
        <w:rPr>
          <w:rFonts w:asciiTheme="majorHAnsi" w:hAnsiTheme="majorHAnsi" w:cstheme="majorHAnsi"/>
        </w:rPr>
      </w:pPr>
    </w:p>
    <w:p w14:paraId="0000007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 xml:space="preserve">Factor 12: Uneven access to basic services. </w:t>
      </w:r>
      <w:r w:rsidRPr="001B223C">
        <w:rPr>
          <w:rFonts w:asciiTheme="majorHAnsi" w:hAnsiTheme="majorHAnsi" w:cstheme="majorHAnsi"/>
        </w:rPr>
        <w:t xml:space="preserve">This denotes the systemic disparity in the provision and access of public goods, such as healthcare, clean water, and education, which are often withheld from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communities. This uneven distribution and discrimination at the point of use constitute structural violence that limits the human capital development and life expectancy of the excluded group relative to the national average.</w:t>
      </w:r>
    </w:p>
    <w:p w14:paraId="00000078" w14:textId="77777777" w:rsidR="00D12A07" w:rsidRPr="001B223C" w:rsidRDefault="00D12A07" w:rsidP="00571BFC">
      <w:pPr>
        <w:jc w:val="both"/>
        <w:rPr>
          <w:rFonts w:asciiTheme="majorHAnsi" w:hAnsiTheme="majorHAnsi" w:cstheme="majorHAnsi"/>
        </w:rPr>
      </w:pPr>
    </w:p>
    <w:p w14:paraId="0000007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13: Refugees or Internally Displaced Persons (IDPs).</w:t>
      </w:r>
      <w:r w:rsidRPr="001B223C">
        <w:rPr>
          <w:rFonts w:asciiTheme="majorHAnsi" w:hAnsiTheme="majorHAnsi" w:cstheme="majorHAnsi"/>
        </w:rPr>
        <w:t xml:space="preserve"> This factor addresses the socioeconomic vulnerability of populations forcibly displaced by conflict, environmental disasters, or state policy. Lacking stable residency and often citizenship rights, these groups occupy a space </w:t>
      </w:r>
      <w:proofErr w:type="spellStart"/>
      <w:r w:rsidRPr="001B223C">
        <w:rPr>
          <w:rFonts w:asciiTheme="majorHAnsi" w:hAnsiTheme="majorHAnsi" w:cstheme="majorHAnsi"/>
        </w:rPr>
        <w:t>characterised</w:t>
      </w:r>
      <w:proofErr w:type="spellEnd"/>
      <w:r w:rsidRPr="001B223C">
        <w:rPr>
          <w:rFonts w:asciiTheme="majorHAnsi" w:hAnsiTheme="majorHAnsi" w:cstheme="majorHAnsi"/>
        </w:rPr>
        <w:t xml:space="preserve"> by extreme economic precariousness and legal invisibility within their host or home country.</w:t>
      </w:r>
    </w:p>
    <w:p w14:paraId="0000007A" w14:textId="77777777" w:rsidR="00D12A07" w:rsidRPr="001B223C" w:rsidRDefault="00D12A07" w:rsidP="00571BFC">
      <w:pPr>
        <w:jc w:val="both"/>
        <w:rPr>
          <w:rFonts w:asciiTheme="majorHAnsi" w:hAnsiTheme="majorHAnsi" w:cstheme="majorHAnsi"/>
        </w:rPr>
      </w:pPr>
    </w:p>
    <w:p w14:paraId="0000007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u w:val="single"/>
        </w:rPr>
        <w:t>Factor 14: Pervasive public prejudice</w:t>
      </w:r>
      <w:r w:rsidRPr="001B223C">
        <w:rPr>
          <w:rFonts w:asciiTheme="majorHAnsi" w:hAnsiTheme="majorHAnsi" w:cstheme="majorHAnsi"/>
        </w:rPr>
        <w:t xml:space="preserve">. This refers to the broad, </w:t>
      </w:r>
      <w:proofErr w:type="spellStart"/>
      <w:r w:rsidRPr="001B223C">
        <w:rPr>
          <w:rFonts w:asciiTheme="majorHAnsi" w:hAnsiTheme="majorHAnsi" w:cstheme="majorHAnsi"/>
        </w:rPr>
        <w:t>normalised</w:t>
      </w:r>
      <w:proofErr w:type="spellEnd"/>
      <w:r w:rsidRPr="001B223C">
        <w:rPr>
          <w:rFonts w:asciiTheme="majorHAnsi" w:hAnsiTheme="majorHAnsi" w:cstheme="majorHAnsi"/>
        </w:rPr>
        <w:t xml:space="preserve"> societal stigma and negative stereotypes directed toward a specific group, which </w:t>
      </w:r>
      <w:proofErr w:type="spellStart"/>
      <w:r w:rsidRPr="001B223C">
        <w:rPr>
          <w:rFonts w:asciiTheme="majorHAnsi" w:hAnsiTheme="majorHAnsi" w:cstheme="majorHAnsi"/>
        </w:rPr>
        <w:t>legitimises</w:t>
      </w:r>
      <w:proofErr w:type="spellEnd"/>
      <w:r w:rsidRPr="001B223C">
        <w:rPr>
          <w:rFonts w:asciiTheme="majorHAnsi" w:hAnsiTheme="majorHAnsi" w:cstheme="majorHAnsi"/>
        </w:rPr>
        <w:t xml:space="preserve"> their social and economic exclusion.</w:t>
      </w:r>
    </w:p>
    <w:p w14:paraId="0000007C" w14:textId="77777777" w:rsidR="00D12A07" w:rsidRPr="001B223C" w:rsidRDefault="00D12A07" w:rsidP="00571BFC">
      <w:pPr>
        <w:ind w:left="1080" w:hanging="360"/>
        <w:jc w:val="both"/>
        <w:rPr>
          <w:rFonts w:asciiTheme="majorHAnsi" w:hAnsiTheme="majorHAnsi" w:cstheme="majorHAnsi"/>
        </w:rPr>
      </w:pPr>
    </w:p>
    <w:p w14:paraId="0000007D" w14:textId="6E11AB99" w:rsidR="00D12A07" w:rsidRPr="001B223C" w:rsidRDefault="00000000" w:rsidP="00571BFC">
      <w:pPr>
        <w:jc w:val="both"/>
        <w:rPr>
          <w:rFonts w:asciiTheme="majorHAnsi" w:hAnsiTheme="majorHAnsi" w:cstheme="majorHAnsi"/>
          <w:b/>
          <w:bCs/>
        </w:rPr>
        <w:sectPr w:rsidR="00D12A07" w:rsidRPr="001B223C">
          <w:footerReference w:type="default" r:id="rId14"/>
          <w:pgSz w:w="12240" w:h="15840"/>
          <w:pgMar w:top="1440" w:right="1440" w:bottom="1440" w:left="1440" w:header="720" w:footer="720" w:gutter="0"/>
          <w:pgNumType w:start="1"/>
          <w:cols w:space="720"/>
        </w:sectPr>
      </w:pPr>
      <w:sdt>
        <w:sdtPr>
          <w:rPr>
            <w:rFonts w:asciiTheme="majorHAnsi" w:hAnsiTheme="majorHAnsi" w:cstheme="majorHAnsi"/>
          </w:rPr>
          <w:tag w:val="goog_rdk_47"/>
          <w:id w:val="-1074876974"/>
          <w:showingPlcHdr/>
        </w:sdtPr>
        <w:sdtContent>
          <w:r w:rsidR="00FC230E">
            <w:rPr>
              <w:rFonts w:asciiTheme="majorHAnsi" w:hAnsiTheme="majorHAnsi" w:cstheme="majorHAnsi"/>
            </w:rPr>
            <w:t xml:space="preserve">     </w:t>
          </w:r>
        </w:sdtContent>
      </w:sdt>
      <w:r w:rsidR="00436BE1" w:rsidRPr="001B223C">
        <w:rPr>
          <w:rFonts w:asciiTheme="majorHAnsi" w:hAnsiTheme="majorHAnsi" w:cstheme="majorHAnsi"/>
        </w:rPr>
        <w:t xml:space="preserve"> </w:t>
      </w:r>
    </w:p>
    <w:p w14:paraId="0000007E"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lastRenderedPageBreak/>
        <w:t>Table 1: Key explanatory factors for wealth gap between richest and poorest ethnic and racial groups</w:t>
      </w:r>
    </w:p>
    <w:tbl>
      <w:tblPr>
        <w:tblStyle w:val="1"/>
        <w:tblW w:w="1317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635"/>
        <w:gridCol w:w="1365"/>
        <w:gridCol w:w="1485"/>
        <w:gridCol w:w="1815"/>
        <w:gridCol w:w="915"/>
        <w:gridCol w:w="420"/>
        <w:gridCol w:w="450"/>
        <w:gridCol w:w="465"/>
        <w:gridCol w:w="345"/>
        <w:gridCol w:w="405"/>
        <w:gridCol w:w="345"/>
        <w:gridCol w:w="345"/>
        <w:gridCol w:w="345"/>
        <w:gridCol w:w="345"/>
        <w:gridCol w:w="450"/>
        <w:gridCol w:w="435"/>
        <w:gridCol w:w="450"/>
        <w:gridCol w:w="450"/>
        <w:gridCol w:w="705"/>
      </w:tblGrid>
      <w:tr w:rsidR="00D12A07" w:rsidRPr="001B223C" w14:paraId="3FF3BDD6" w14:textId="77777777">
        <w:trPr>
          <w:trHeight w:val="315"/>
        </w:trPr>
        <w:tc>
          <w:tcPr>
            <w:tcW w:w="16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F" w14:textId="77777777" w:rsidR="00D12A07" w:rsidRPr="001B223C" w:rsidRDefault="00000000" w:rsidP="00571BFC">
            <w:pPr>
              <w:jc w:val="both"/>
              <w:rPr>
                <w:rFonts w:asciiTheme="majorHAnsi" w:hAnsiTheme="majorHAnsi" w:cstheme="majorHAnsi"/>
                <w:b/>
                <w:bCs/>
              </w:rPr>
            </w:pPr>
            <w:bookmarkStart w:id="7" w:name="OLE_LINK1"/>
            <w:r w:rsidRPr="001B223C">
              <w:rPr>
                <w:rFonts w:asciiTheme="majorHAnsi" w:hAnsiTheme="majorHAnsi" w:cstheme="majorHAnsi"/>
                <w:b/>
                <w:bCs/>
              </w:rPr>
              <w:t>Region</w:t>
            </w:r>
          </w:p>
        </w:tc>
        <w:tc>
          <w:tcPr>
            <w:tcW w:w="1365"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80"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Country</w:t>
            </w:r>
          </w:p>
        </w:tc>
        <w:tc>
          <w:tcPr>
            <w:tcW w:w="1485"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81"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Most wealthy group(s)</w:t>
            </w:r>
          </w:p>
        </w:tc>
        <w:tc>
          <w:tcPr>
            <w:tcW w:w="1815"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82"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Least wealthy group(s)</w:t>
            </w:r>
          </w:p>
        </w:tc>
        <w:tc>
          <w:tcPr>
            <w:tcW w:w="915"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83"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Wealth gap</w:t>
            </w:r>
          </w:p>
        </w:tc>
        <w:tc>
          <w:tcPr>
            <w:tcW w:w="5955" w:type="dxa"/>
            <w:gridSpan w:val="14"/>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84"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Key explanatory factors for the racial/ ethnic wealth divide</w:t>
            </w:r>
          </w:p>
        </w:tc>
      </w:tr>
      <w:tr w:rsidR="00D12A07" w:rsidRPr="001B223C" w14:paraId="04C691F6" w14:textId="77777777">
        <w:trPr>
          <w:trHeight w:val="324"/>
        </w:trPr>
        <w:tc>
          <w:tcPr>
            <w:tcW w:w="163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2" w14:textId="77777777" w:rsidR="00D12A07" w:rsidRPr="001B223C" w:rsidRDefault="00D12A07" w:rsidP="00571BFC">
            <w:pPr>
              <w:widowControl w:val="0"/>
              <w:pBdr>
                <w:top w:val="nil"/>
                <w:left w:val="nil"/>
                <w:bottom w:val="nil"/>
                <w:right w:val="nil"/>
                <w:between w:val="nil"/>
              </w:pBdr>
              <w:jc w:val="both"/>
              <w:rPr>
                <w:rFonts w:asciiTheme="majorHAnsi" w:hAnsiTheme="majorHAnsi" w:cstheme="majorHAnsi"/>
                <w:b/>
                <w:bCs/>
              </w:rPr>
            </w:pPr>
          </w:p>
        </w:tc>
        <w:tc>
          <w:tcPr>
            <w:tcW w:w="1365"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93" w14:textId="77777777" w:rsidR="00D12A07" w:rsidRPr="001B223C" w:rsidRDefault="00D12A07" w:rsidP="00571BFC">
            <w:pPr>
              <w:widowControl w:val="0"/>
              <w:pBdr>
                <w:top w:val="nil"/>
                <w:left w:val="nil"/>
                <w:bottom w:val="nil"/>
                <w:right w:val="nil"/>
                <w:between w:val="nil"/>
              </w:pBdr>
              <w:jc w:val="both"/>
              <w:rPr>
                <w:rFonts w:asciiTheme="majorHAnsi" w:hAnsiTheme="majorHAnsi" w:cstheme="majorHAnsi"/>
                <w:b/>
                <w:bCs/>
              </w:rPr>
            </w:pPr>
          </w:p>
        </w:tc>
        <w:tc>
          <w:tcPr>
            <w:tcW w:w="1485"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94" w14:textId="77777777" w:rsidR="00D12A07" w:rsidRPr="001B223C" w:rsidRDefault="00D12A07" w:rsidP="00571BFC">
            <w:pPr>
              <w:widowControl w:val="0"/>
              <w:pBdr>
                <w:top w:val="nil"/>
                <w:left w:val="nil"/>
                <w:bottom w:val="nil"/>
                <w:right w:val="nil"/>
                <w:between w:val="nil"/>
              </w:pBdr>
              <w:jc w:val="both"/>
              <w:rPr>
                <w:rFonts w:asciiTheme="majorHAnsi" w:hAnsiTheme="majorHAnsi" w:cstheme="majorHAnsi"/>
                <w:b/>
                <w:bCs/>
              </w:rPr>
            </w:pPr>
          </w:p>
        </w:tc>
        <w:tc>
          <w:tcPr>
            <w:tcW w:w="1815"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95" w14:textId="77777777" w:rsidR="00D12A07" w:rsidRPr="001B223C" w:rsidRDefault="00D12A07" w:rsidP="00571BFC">
            <w:pPr>
              <w:widowControl w:val="0"/>
              <w:pBdr>
                <w:top w:val="nil"/>
                <w:left w:val="nil"/>
                <w:bottom w:val="nil"/>
                <w:right w:val="nil"/>
                <w:between w:val="nil"/>
              </w:pBdr>
              <w:jc w:val="both"/>
              <w:rPr>
                <w:rFonts w:asciiTheme="majorHAnsi" w:hAnsiTheme="majorHAnsi" w:cstheme="majorHAnsi"/>
                <w:b/>
                <w:bCs/>
              </w:rPr>
            </w:pPr>
          </w:p>
        </w:tc>
        <w:tc>
          <w:tcPr>
            <w:tcW w:w="915"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000096" w14:textId="77777777" w:rsidR="00D12A07" w:rsidRPr="001B223C" w:rsidRDefault="00D12A07" w:rsidP="00571BFC">
            <w:pPr>
              <w:widowControl w:val="0"/>
              <w:pBdr>
                <w:top w:val="nil"/>
                <w:left w:val="nil"/>
                <w:bottom w:val="nil"/>
                <w:right w:val="nil"/>
                <w:between w:val="nil"/>
              </w:pBdr>
              <w:jc w:val="both"/>
              <w:rPr>
                <w:rFonts w:asciiTheme="majorHAnsi" w:hAnsiTheme="majorHAnsi" w:cstheme="majorHAnsi"/>
                <w:b/>
                <w:bCs/>
              </w:rPr>
            </w:pP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7"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8"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F2</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9"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F3</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A"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F4</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B"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F5</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C"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F6</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D"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F7</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E"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F8</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9F"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F9</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0"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F10</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1"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F11</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2"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F12</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3"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F13</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4"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F14</w:t>
            </w:r>
          </w:p>
        </w:tc>
      </w:tr>
      <w:tr w:rsidR="00D12A07" w:rsidRPr="001B223C" w14:paraId="50DA4E54" w14:textId="77777777">
        <w:trPr>
          <w:trHeight w:val="453"/>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A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Benin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‘Other’</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8"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Peulh</w:t>
            </w:r>
            <w:proofErr w:type="spellEnd"/>
            <w:r w:rsidRPr="001B223C">
              <w:rPr>
                <w:rFonts w:asciiTheme="majorHAnsi" w:hAnsiTheme="majorHAnsi" w:cstheme="majorHAnsi"/>
              </w:rPr>
              <w:t xml:space="preserve"> And Related</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0A9" w14:textId="73813A20" w:rsidR="00D12A07" w:rsidRPr="001B223C" w:rsidRDefault="007A299F" w:rsidP="00571BFC">
            <w:pPr>
              <w:jc w:val="both"/>
              <w:rPr>
                <w:rFonts w:asciiTheme="majorHAnsi" w:hAnsiTheme="majorHAnsi" w:cstheme="majorHAnsi"/>
              </w:rPr>
            </w:pPr>
            <w:r>
              <w:rPr>
                <w:rFonts w:asciiTheme="majorHAnsi" w:hAnsiTheme="majorHAnsi" w:cstheme="majorHAnsi"/>
              </w:rPr>
              <w:t>1.8</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D"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A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3"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6"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7" w14:textId="77777777" w:rsidR="00D12A07" w:rsidRPr="001B223C" w:rsidRDefault="00D12A07" w:rsidP="00571BFC">
            <w:pPr>
              <w:jc w:val="both"/>
              <w:rPr>
                <w:rFonts w:asciiTheme="majorHAnsi" w:hAnsiTheme="majorHAnsi" w:cstheme="majorHAnsi"/>
              </w:rPr>
            </w:pPr>
          </w:p>
        </w:tc>
      </w:tr>
      <w:tr w:rsidR="00D12A07" w:rsidRPr="001B223C" w14:paraId="61FBBCB0" w14:textId="77777777">
        <w:trPr>
          <w:trHeight w:val="36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B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Burkina Faso</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A"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Dioula</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Fulfulde/ </w:t>
            </w:r>
            <w:proofErr w:type="spellStart"/>
            <w:r w:rsidRPr="001B223C">
              <w:rPr>
                <w:rFonts w:asciiTheme="majorHAnsi" w:hAnsiTheme="majorHAnsi" w:cstheme="majorHAnsi"/>
              </w:rPr>
              <w:t>Peulh</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0BC" w14:textId="7954452F"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6</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B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0"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8"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9"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1182936B"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C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Central African Republic</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Hausa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C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Mboum</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0CF" w14:textId="6517FC33" w:rsidR="00D12A07" w:rsidRPr="001B223C" w:rsidRDefault="00000000" w:rsidP="00571BFC">
            <w:pPr>
              <w:jc w:val="both"/>
              <w:rPr>
                <w:rFonts w:asciiTheme="majorHAnsi" w:hAnsiTheme="majorHAnsi" w:cstheme="majorHAnsi"/>
              </w:rPr>
            </w:pPr>
            <w:r w:rsidRPr="001B223C">
              <w:rPr>
                <w:rFonts w:asciiTheme="majorHAnsi" w:hAnsiTheme="majorHAnsi" w:cstheme="majorHAnsi"/>
              </w:rPr>
              <w:t>1.2</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3"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C"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D" w14:textId="77777777" w:rsidR="00D12A07" w:rsidRPr="001B223C" w:rsidRDefault="00D12A07" w:rsidP="00571BFC">
            <w:pPr>
              <w:jc w:val="both"/>
              <w:rPr>
                <w:rFonts w:asciiTheme="majorHAnsi" w:hAnsiTheme="majorHAnsi" w:cstheme="majorHAnsi"/>
              </w:rPr>
            </w:pPr>
          </w:p>
        </w:tc>
      </w:tr>
      <w:tr w:rsidR="00D12A07" w:rsidRPr="001B223C" w14:paraId="595E1D6D"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D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D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Chad</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0"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Moundang</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Tama/ </w:t>
            </w:r>
            <w:proofErr w:type="spellStart"/>
            <w:r w:rsidRPr="001B223C">
              <w:rPr>
                <w:rFonts w:asciiTheme="majorHAnsi" w:hAnsiTheme="majorHAnsi" w:cstheme="majorHAnsi"/>
              </w:rPr>
              <w:t>Assongori</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0E2" w14:textId="345E3DDD" w:rsidR="00D12A07" w:rsidRPr="001B223C" w:rsidRDefault="007A299F" w:rsidP="00571BFC">
            <w:pPr>
              <w:jc w:val="both"/>
              <w:rPr>
                <w:rFonts w:asciiTheme="majorHAnsi" w:hAnsiTheme="majorHAnsi" w:cstheme="majorHAnsi"/>
              </w:rPr>
            </w:pPr>
            <w:r>
              <w:rPr>
                <w:rFonts w:asciiTheme="majorHAnsi" w:hAnsiTheme="majorHAnsi" w:cstheme="majorHAnsi"/>
              </w:rPr>
              <w:t>2.0</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6"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B"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C"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E"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EF"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0" w14:textId="77777777" w:rsidR="00D12A07" w:rsidRPr="001B223C" w:rsidRDefault="00D12A07" w:rsidP="00571BFC">
            <w:pPr>
              <w:jc w:val="both"/>
              <w:rPr>
                <w:rFonts w:asciiTheme="majorHAnsi" w:hAnsiTheme="majorHAnsi" w:cstheme="majorHAnsi"/>
              </w:rPr>
            </w:pPr>
          </w:p>
        </w:tc>
      </w:tr>
      <w:tr w:rsidR="00D12A07" w:rsidRPr="001B223C" w14:paraId="0A9BC939"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F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Congo</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3"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Mbosi</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4"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Mbetis</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0F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1.1</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9"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E"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0FF"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2"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3" w14:textId="77777777" w:rsidR="00D12A07" w:rsidRPr="001B223C" w:rsidRDefault="00D12A07" w:rsidP="00571BFC">
            <w:pPr>
              <w:jc w:val="both"/>
              <w:rPr>
                <w:rFonts w:asciiTheme="majorHAnsi" w:hAnsiTheme="majorHAnsi" w:cstheme="majorHAnsi"/>
              </w:rPr>
            </w:pPr>
          </w:p>
        </w:tc>
      </w:tr>
      <w:tr w:rsidR="00D12A07" w:rsidRPr="001B223C" w14:paraId="1583556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0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Côte d’Ivoire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6"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Bété</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Lobi</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08" w14:textId="3A7AC0F0"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C"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0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2"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5"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6" w14:textId="77777777" w:rsidR="00D12A07" w:rsidRPr="001B223C" w:rsidRDefault="00D12A07" w:rsidP="00571BFC">
            <w:pPr>
              <w:jc w:val="both"/>
              <w:rPr>
                <w:rFonts w:asciiTheme="majorHAnsi" w:hAnsiTheme="majorHAnsi" w:cstheme="majorHAnsi"/>
              </w:rPr>
            </w:pPr>
          </w:p>
        </w:tc>
      </w:tr>
      <w:tr w:rsidR="00D12A07" w:rsidRPr="001B223C" w14:paraId="6A6FB451"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1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Ethiopia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9"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Guragie</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Afar</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1B" w14:textId="7C2A49AD"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7</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D"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1F"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8"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5A65833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2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Gabon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C"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Myene</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Kota-Kele</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2E" w14:textId="241AA246"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4</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2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2"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8"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B"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C" w14:textId="77777777" w:rsidR="00D12A07" w:rsidRPr="001B223C" w:rsidRDefault="00D12A07" w:rsidP="00571BFC">
            <w:pPr>
              <w:jc w:val="both"/>
              <w:rPr>
                <w:rFonts w:asciiTheme="majorHAnsi" w:hAnsiTheme="majorHAnsi" w:cstheme="majorHAnsi"/>
              </w:rPr>
            </w:pPr>
          </w:p>
        </w:tc>
      </w:tr>
      <w:tr w:rsidR="00D12A07" w:rsidRPr="001B223C" w14:paraId="036764CB"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3D" w14:textId="77777777" w:rsidR="00D12A07" w:rsidRPr="00B70D5C" w:rsidRDefault="00000000" w:rsidP="00571BFC">
            <w:pPr>
              <w:jc w:val="both"/>
              <w:rPr>
                <w:rFonts w:asciiTheme="majorHAnsi" w:hAnsiTheme="majorHAnsi" w:cstheme="majorHAnsi"/>
              </w:rPr>
            </w:pPr>
            <w:r w:rsidRPr="00B70D5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E" w14:textId="77777777" w:rsidR="00D12A07" w:rsidRPr="00B70D5C" w:rsidRDefault="00000000" w:rsidP="00571BFC">
            <w:pPr>
              <w:jc w:val="both"/>
              <w:rPr>
                <w:rFonts w:asciiTheme="majorHAnsi" w:hAnsiTheme="majorHAnsi" w:cstheme="majorHAnsi"/>
              </w:rPr>
            </w:pPr>
            <w:r w:rsidRPr="00B70D5C">
              <w:rPr>
                <w:rFonts w:asciiTheme="majorHAnsi" w:hAnsiTheme="majorHAnsi" w:cstheme="majorHAnsi"/>
              </w:rPr>
              <w:t>Gambia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3F" w14:textId="77777777" w:rsidR="00D12A07" w:rsidRPr="00B70D5C" w:rsidRDefault="00000000" w:rsidP="00571BFC">
            <w:pPr>
              <w:jc w:val="both"/>
              <w:rPr>
                <w:rFonts w:asciiTheme="majorHAnsi" w:hAnsiTheme="majorHAnsi" w:cstheme="majorHAnsi"/>
              </w:rPr>
            </w:pPr>
            <w:proofErr w:type="spellStart"/>
            <w:r w:rsidRPr="00B70D5C">
              <w:rPr>
                <w:rFonts w:asciiTheme="majorHAnsi" w:hAnsiTheme="majorHAnsi" w:cstheme="majorHAnsi"/>
              </w:rPr>
              <w:t>Manjago</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0" w14:textId="77777777" w:rsidR="00D12A07" w:rsidRPr="00B70D5C" w:rsidRDefault="00000000" w:rsidP="00571BFC">
            <w:pPr>
              <w:jc w:val="both"/>
              <w:rPr>
                <w:rFonts w:asciiTheme="majorHAnsi" w:hAnsiTheme="majorHAnsi" w:cstheme="majorHAnsi"/>
              </w:rPr>
            </w:pPr>
            <w:r w:rsidRPr="00B70D5C">
              <w:rPr>
                <w:rFonts w:asciiTheme="majorHAnsi" w:hAnsiTheme="majorHAnsi" w:cstheme="majorHAnsi"/>
              </w:rPr>
              <w:t>Fula/</w:t>
            </w:r>
            <w:proofErr w:type="spellStart"/>
            <w:r w:rsidRPr="00B70D5C">
              <w:rPr>
                <w:rFonts w:asciiTheme="majorHAnsi" w:hAnsiTheme="majorHAnsi" w:cstheme="majorHAnsi"/>
              </w:rPr>
              <w:t>Tukulur</w:t>
            </w:r>
            <w:proofErr w:type="spellEnd"/>
            <w:r w:rsidRPr="00B70D5C">
              <w:rPr>
                <w:rFonts w:asciiTheme="majorHAnsi" w:hAnsiTheme="majorHAnsi" w:cstheme="majorHAnsi"/>
              </w:rPr>
              <w:t xml:space="preserve">/ </w:t>
            </w:r>
            <w:proofErr w:type="spellStart"/>
            <w:r w:rsidRPr="00B70D5C">
              <w:rPr>
                <w:rFonts w:asciiTheme="majorHAnsi" w:hAnsiTheme="majorHAnsi" w:cstheme="majorHAnsi"/>
              </w:rPr>
              <w:t>Lorobo</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41" w14:textId="3396E2D2" w:rsidR="00D12A07" w:rsidRPr="001B223C" w:rsidRDefault="00000000" w:rsidP="00571BFC">
            <w:pPr>
              <w:jc w:val="both"/>
              <w:rPr>
                <w:rFonts w:asciiTheme="majorHAnsi" w:hAnsiTheme="majorHAnsi" w:cstheme="majorHAnsi"/>
              </w:rPr>
            </w:pPr>
            <w:r w:rsidRPr="001B223C">
              <w:rPr>
                <w:rFonts w:asciiTheme="majorHAnsi" w:hAnsiTheme="majorHAnsi" w:cstheme="majorHAnsi"/>
              </w:rPr>
              <w:t>1.3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5"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E"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4F" w14:textId="77777777" w:rsidR="00D12A07" w:rsidRPr="001B223C" w:rsidRDefault="00D12A07" w:rsidP="00571BFC">
            <w:pPr>
              <w:jc w:val="both"/>
              <w:rPr>
                <w:rFonts w:asciiTheme="majorHAnsi" w:hAnsiTheme="majorHAnsi" w:cstheme="majorHAnsi"/>
              </w:rPr>
            </w:pPr>
          </w:p>
        </w:tc>
      </w:tr>
      <w:tr w:rsidR="00D12A07" w:rsidRPr="001B223C" w14:paraId="30927FBC"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5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Ghana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Akan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3"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Gurma</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54" w14:textId="1DD26EB1"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6</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8"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5F"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1"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2" w14:textId="77777777" w:rsidR="00D12A07" w:rsidRPr="001B223C" w:rsidRDefault="00D12A07" w:rsidP="00571BFC">
            <w:pPr>
              <w:jc w:val="both"/>
              <w:rPr>
                <w:rFonts w:asciiTheme="majorHAnsi" w:hAnsiTheme="majorHAnsi" w:cstheme="majorHAnsi"/>
              </w:rPr>
            </w:pPr>
          </w:p>
        </w:tc>
      </w:tr>
      <w:tr w:rsidR="00D12A07" w:rsidRPr="001B223C" w14:paraId="7F3B2DC7"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6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Guinea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5"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Soussou</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Toma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67" w14:textId="138FFA99" w:rsidR="00D12A07" w:rsidRPr="001B223C" w:rsidRDefault="007A299F" w:rsidP="00571BFC">
            <w:pPr>
              <w:jc w:val="both"/>
              <w:rPr>
                <w:rFonts w:asciiTheme="majorHAnsi" w:hAnsiTheme="majorHAnsi" w:cstheme="majorHAnsi"/>
              </w:rPr>
            </w:pPr>
            <w:r>
              <w:rPr>
                <w:rFonts w:asciiTheme="majorHAnsi" w:hAnsiTheme="majorHAnsi" w:cstheme="majorHAnsi"/>
              </w:rPr>
              <w:t>2.0</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B"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6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2"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4"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5" w14:textId="77777777" w:rsidR="00D12A07" w:rsidRPr="001B223C" w:rsidRDefault="00D12A07" w:rsidP="00571BFC">
            <w:pPr>
              <w:jc w:val="both"/>
              <w:rPr>
                <w:rFonts w:asciiTheme="majorHAnsi" w:hAnsiTheme="majorHAnsi" w:cstheme="majorHAnsi"/>
              </w:rPr>
            </w:pPr>
          </w:p>
        </w:tc>
      </w:tr>
      <w:tr w:rsidR="00D12A07" w:rsidRPr="001B223C" w14:paraId="1C582D5F"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7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Guinea-</w:t>
            </w:r>
          </w:p>
          <w:p w14:paraId="0000017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Bissau</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9"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Mancanha</w:t>
            </w:r>
            <w:proofErr w:type="spellEnd"/>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Balanta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7B" w14:textId="48D9C2EE"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7F"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8"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9" w14:textId="77777777" w:rsidR="00D12A07" w:rsidRPr="001B223C" w:rsidRDefault="00D12A07" w:rsidP="00571BFC">
            <w:pPr>
              <w:jc w:val="both"/>
              <w:rPr>
                <w:rFonts w:asciiTheme="majorHAnsi" w:hAnsiTheme="majorHAnsi" w:cstheme="majorHAnsi"/>
              </w:rPr>
            </w:pPr>
          </w:p>
        </w:tc>
      </w:tr>
      <w:tr w:rsidR="00D12A07" w:rsidRPr="001B223C" w14:paraId="7DD15592"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8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Kenya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Kikuyu</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Maasai</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8E" w14:textId="1E780CD2" w:rsidR="00D12A07" w:rsidRPr="001B223C" w:rsidRDefault="00000000" w:rsidP="00571BFC">
            <w:pPr>
              <w:jc w:val="both"/>
              <w:rPr>
                <w:rFonts w:asciiTheme="majorHAnsi" w:hAnsiTheme="majorHAnsi" w:cstheme="majorHAnsi"/>
              </w:rPr>
            </w:pPr>
            <w:r w:rsidRPr="001B223C">
              <w:rPr>
                <w:rFonts w:asciiTheme="majorHAnsi" w:hAnsiTheme="majorHAnsi" w:cstheme="majorHAnsi"/>
              </w:rPr>
              <w:t>1.9</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8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2"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B"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C" w14:textId="77777777" w:rsidR="00D12A07" w:rsidRPr="001B223C" w:rsidRDefault="00D12A07" w:rsidP="00571BFC">
            <w:pPr>
              <w:jc w:val="both"/>
              <w:rPr>
                <w:rFonts w:asciiTheme="majorHAnsi" w:hAnsiTheme="majorHAnsi" w:cstheme="majorHAnsi"/>
              </w:rPr>
            </w:pPr>
          </w:p>
        </w:tc>
      </w:tr>
      <w:tr w:rsidR="00D12A07" w:rsidRPr="001B223C" w14:paraId="62CCCDD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9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Malawi</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9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Tonga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Chewa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A1" w14:textId="7BE441FD"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2</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5"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E"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AF" w14:textId="77777777" w:rsidR="00D12A07" w:rsidRPr="001B223C" w:rsidRDefault="00D12A07" w:rsidP="00571BFC">
            <w:pPr>
              <w:jc w:val="both"/>
              <w:rPr>
                <w:rFonts w:asciiTheme="majorHAnsi" w:hAnsiTheme="majorHAnsi" w:cstheme="majorHAnsi"/>
              </w:rPr>
            </w:pPr>
          </w:p>
        </w:tc>
      </w:tr>
      <w:tr w:rsidR="00D12A07" w:rsidRPr="001B223C" w14:paraId="66022226"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B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Mali</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2"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Sarakole</w:t>
            </w:r>
            <w:proofErr w:type="spellEnd"/>
            <w:r w:rsidRPr="001B223C">
              <w:rPr>
                <w:rFonts w:asciiTheme="majorHAnsi" w:hAnsiTheme="majorHAnsi" w:cstheme="majorHAnsi"/>
              </w:rPr>
              <w:t>/</w:t>
            </w:r>
          </w:p>
          <w:p w14:paraId="000001B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Soninke/Marka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Touareg/Bella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B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1.3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9"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B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3" w14:textId="77777777" w:rsidR="00D12A07" w:rsidRPr="001B223C" w:rsidRDefault="00D12A07" w:rsidP="00571BFC">
            <w:pPr>
              <w:jc w:val="both"/>
              <w:rPr>
                <w:rFonts w:asciiTheme="majorHAnsi" w:hAnsiTheme="majorHAnsi" w:cstheme="majorHAnsi"/>
              </w:rPr>
            </w:pPr>
          </w:p>
        </w:tc>
      </w:tr>
      <w:tr w:rsidR="00D12A07" w:rsidRPr="001B223C" w14:paraId="7AE4F29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C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lastRenderedPageBreak/>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Nigeria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Yoruba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Karekare</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C8" w14:textId="7028FDE1" w:rsidR="00D12A07" w:rsidRPr="001B223C" w:rsidRDefault="00000000" w:rsidP="00571BFC">
            <w:pPr>
              <w:jc w:val="both"/>
              <w:rPr>
                <w:rFonts w:asciiTheme="majorHAnsi" w:hAnsiTheme="majorHAnsi" w:cstheme="majorHAnsi"/>
              </w:rPr>
            </w:pPr>
            <w:r w:rsidRPr="001B223C">
              <w:rPr>
                <w:rFonts w:asciiTheme="majorHAnsi" w:hAnsiTheme="majorHAnsi" w:cstheme="majorHAnsi"/>
              </w:rPr>
              <w:t>2.7</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C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3C3C063E"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D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Senegal</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Soninke</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Mandinka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DB" w14:textId="64332544" w:rsidR="00D12A07" w:rsidRPr="001B223C" w:rsidRDefault="00000000" w:rsidP="00571BFC">
            <w:pPr>
              <w:jc w:val="both"/>
              <w:rPr>
                <w:rFonts w:asciiTheme="majorHAnsi" w:hAnsiTheme="majorHAnsi" w:cstheme="majorHAnsi"/>
              </w:rPr>
            </w:pPr>
            <w:r w:rsidRPr="001B223C">
              <w:rPr>
                <w:rFonts w:asciiTheme="majorHAnsi" w:hAnsiTheme="majorHAnsi" w:cstheme="majorHAnsi"/>
              </w:rPr>
              <w:t>1.1</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D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8"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9" w14:textId="77777777" w:rsidR="00D12A07" w:rsidRPr="001B223C" w:rsidRDefault="00D12A07" w:rsidP="00571BFC">
            <w:pPr>
              <w:jc w:val="both"/>
              <w:rPr>
                <w:rFonts w:asciiTheme="majorHAnsi" w:hAnsiTheme="majorHAnsi" w:cstheme="majorHAnsi"/>
              </w:rPr>
            </w:pPr>
          </w:p>
        </w:tc>
      </w:tr>
      <w:tr w:rsidR="00D12A07" w:rsidRPr="001B223C" w14:paraId="65C83B9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E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Sierra Leone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Creole</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D"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Korankoh</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1EE" w14:textId="321C1AC4"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4</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E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B"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C" w14:textId="77777777" w:rsidR="00D12A07" w:rsidRPr="001B223C" w:rsidRDefault="00D12A07" w:rsidP="00571BFC">
            <w:pPr>
              <w:jc w:val="both"/>
              <w:rPr>
                <w:rFonts w:asciiTheme="majorHAnsi" w:hAnsiTheme="majorHAnsi" w:cstheme="majorHAnsi"/>
              </w:rPr>
            </w:pPr>
          </w:p>
        </w:tc>
      </w:tr>
      <w:tr w:rsidR="00D12A07" w:rsidRPr="001B223C" w14:paraId="4DA2B2C6"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1F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South Africa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1F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White</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Black/African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01" w14:textId="46476FF3"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2</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B"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E"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0F" w14:textId="77777777" w:rsidR="00D12A07" w:rsidRPr="001B223C" w:rsidRDefault="00D12A07" w:rsidP="00571BFC">
            <w:pPr>
              <w:jc w:val="both"/>
              <w:rPr>
                <w:rFonts w:asciiTheme="majorHAnsi" w:hAnsiTheme="majorHAnsi" w:cstheme="majorHAnsi"/>
              </w:rPr>
            </w:pPr>
          </w:p>
        </w:tc>
      </w:tr>
      <w:tr w:rsidR="00D12A07" w:rsidRPr="001B223C" w14:paraId="75B12221"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1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Togo</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Stranger</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Para-</w:t>
            </w:r>
            <w:proofErr w:type="spellStart"/>
            <w:r w:rsidRPr="001B223C">
              <w:rPr>
                <w:rFonts w:asciiTheme="majorHAnsi" w:hAnsiTheme="majorHAnsi" w:cstheme="majorHAnsi"/>
              </w:rPr>
              <w:t>Gourma</w:t>
            </w:r>
            <w:proofErr w:type="spellEnd"/>
            <w:r w:rsidRPr="001B223C">
              <w:rPr>
                <w:rFonts w:asciiTheme="majorHAnsi" w:hAnsiTheme="majorHAnsi" w:cstheme="majorHAnsi"/>
              </w:rPr>
              <w:t>/Akan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14" w14:textId="1E59A559"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7</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8"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1F"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1"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2" w14:textId="77777777" w:rsidR="00D12A07" w:rsidRPr="001B223C" w:rsidRDefault="00D12A07" w:rsidP="00571BFC">
            <w:pPr>
              <w:jc w:val="both"/>
              <w:rPr>
                <w:rFonts w:asciiTheme="majorHAnsi" w:hAnsiTheme="majorHAnsi" w:cstheme="majorHAnsi"/>
              </w:rPr>
            </w:pPr>
          </w:p>
        </w:tc>
      </w:tr>
      <w:tr w:rsidR="00D12A07" w:rsidRPr="001B223C" w14:paraId="277741C7"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2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Uganda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Baganda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Jie</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27" w14:textId="687BA115" w:rsidR="00D12A07" w:rsidRPr="001B223C" w:rsidRDefault="00000000" w:rsidP="00571BFC">
            <w:pPr>
              <w:jc w:val="both"/>
              <w:rPr>
                <w:rFonts w:asciiTheme="majorHAnsi" w:hAnsiTheme="majorHAnsi" w:cstheme="majorHAnsi"/>
              </w:rPr>
            </w:pPr>
            <w:r w:rsidRPr="001B223C">
              <w:rPr>
                <w:rFonts w:asciiTheme="majorHAnsi" w:hAnsiTheme="majorHAnsi" w:cstheme="majorHAnsi"/>
              </w:rPr>
              <w:t>3.3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B"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2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2"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4"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3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25233773" w14:textId="77777777">
        <w:trPr>
          <w:trHeight w:val="36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3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Asia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Afghanistan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Pashtun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Turkmen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A" w14:textId="29D7DAF7" w:rsidR="00D12A07" w:rsidRPr="001B223C" w:rsidRDefault="007A299F" w:rsidP="00571BFC">
            <w:pPr>
              <w:jc w:val="both"/>
              <w:rPr>
                <w:rFonts w:asciiTheme="majorHAnsi" w:hAnsiTheme="majorHAnsi" w:cstheme="majorHAnsi"/>
              </w:rPr>
            </w:pPr>
            <w:r>
              <w:rPr>
                <w:rFonts w:asciiTheme="majorHAnsi" w:hAnsiTheme="majorHAnsi" w:cstheme="majorHAnsi"/>
              </w:rPr>
              <w:t>1.0</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3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00023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color w:val="333333"/>
              </w:rPr>
              <w:t>x</w:t>
            </w:r>
          </w:p>
        </w:tc>
        <w:tc>
          <w:tcPr>
            <w:tcW w:w="34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00024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4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4"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8" w14:textId="77777777" w:rsidR="00D12A07" w:rsidRPr="001B223C" w:rsidRDefault="00D12A07" w:rsidP="00571BFC">
            <w:pPr>
              <w:jc w:val="both"/>
              <w:rPr>
                <w:rFonts w:asciiTheme="majorHAnsi" w:hAnsiTheme="majorHAnsi" w:cstheme="majorHAnsi"/>
              </w:rPr>
            </w:pPr>
          </w:p>
        </w:tc>
      </w:tr>
      <w:tr w:rsidR="00D12A07" w:rsidRPr="001B223C" w14:paraId="53130D8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4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Asia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Jordan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Jordanian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Syrian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4D" w14:textId="026E9CA2"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5</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E"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4F"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1"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7"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1CFB7460"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5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Asia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Lao PDR</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Lao-Tai</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5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Mon-Khmer</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60" w14:textId="17FDFA47"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9</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B"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D"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6E" w14:textId="77777777" w:rsidR="00D12A07" w:rsidRPr="001B223C" w:rsidRDefault="00D12A07" w:rsidP="00571BFC">
            <w:pPr>
              <w:jc w:val="both"/>
              <w:rPr>
                <w:rFonts w:asciiTheme="majorHAnsi" w:hAnsiTheme="majorHAnsi" w:cstheme="majorHAnsi"/>
              </w:rPr>
            </w:pPr>
          </w:p>
        </w:tc>
      </w:tr>
      <w:tr w:rsidR="00D12A07" w:rsidRPr="001B223C" w14:paraId="75AC4969"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6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Asia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Nepal</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Newar</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Terai Dalit</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73" w14:textId="707CC7F6"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5</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5"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7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0"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6D89265F"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8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Asia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Philippines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Kapampangan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5"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Yakan</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86" w14:textId="312E36F6"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8</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8F"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9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9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9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9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9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4191F3A3"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9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Albania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Albanian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Roma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9" w14:textId="3B3B9699" w:rsidR="00D12A07" w:rsidRPr="001B223C" w:rsidRDefault="00000000" w:rsidP="00571BFC">
            <w:pPr>
              <w:jc w:val="both"/>
              <w:rPr>
                <w:rFonts w:asciiTheme="majorHAnsi" w:hAnsiTheme="majorHAnsi" w:cstheme="majorHAnsi"/>
              </w:rPr>
            </w:pPr>
            <w:r w:rsidRPr="001B223C">
              <w:rPr>
                <w:rFonts w:asciiTheme="majorHAnsi" w:hAnsiTheme="majorHAnsi" w:cstheme="majorHAnsi"/>
              </w:rPr>
              <w:t>0.</w:t>
            </w:r>
            <w:r w:rsidR="007A299F">
              <w:rPr>
                <w:rFonts w:asciiTheme="majorHAnsi" w:hAnsiTheme="majorHAnsi" w:cstheme="majorHAnsi"/>
              </w:rPr>
              <w:t>9</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B"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9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00029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00029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A2"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6"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173C8810"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A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Georgia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Georgian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Azeri</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AC" w14:textId="5A480DF8"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5</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E"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A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5"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9"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A" w14:textId="77777777" w:rsidR="00D12A07" w:rsidRPr="001B223C" w:rsidRDefault="00D12A07" w:rsidP="00571BFC">
            <w:pPr>
              <w:jc w:val="both"/>
              <w:rPr>
                <w:rFonts w:asciiTheme="majorHAnsi" w:hAnsiTheme="majorHAnsi" w:cstheme="majorHAnsi"/>
              </w:rPr>
            </w:pPr>
          </w:p>
        </w:tc>
      </w:tr>
      <w:tr w:rsidR="00D12A07" w:rsidRPr="001B223C" w14:paraId="083C8B1C"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B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Kazakhstan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Russian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B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Kazakh</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BF" w14:textId="32DEC16A" w:rsidR="00D12A07" w:rsidRPr="001B223C" w:rsidRDefault="00000000" w:rsidP="00571BFC">
            <w:pPr>
              <w:jc w:val="both"/>
              <w:rPr>
                <w:rFonts w:asciiTheme="majorHAnsi" w:hAnsiTheme="majorHAnsi" w:cstheme="majorHAnsi"/>
              </w:rPr>
            </w:pPr>
            <w:r w:rsidRPr="001B223C">
              <w:rPr>
                <w:rFonts w:asciiTheme="majorHAnsi" w:hAnsiTheme="majorHAnsi" w:cstheme="majorHAnsi"/>
              </w:rPr>
              <w:t>0.</w:t>
            </w:r>
            <w:r w:rsidR="007A299F">
              <w:rPr>
                <w:rFonts w:asciiTheme="majorHAnsi" w:hAnsiTheme="majorHAnsi" w:cstheme="majorHAnsi"/>
              </w:rPr>
              <w:t>6</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1"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5"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8"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B"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C"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D" w14:textId="77777777" w:rsidR="00D12A07" w:rsidRPr="001B223C" w:rsidRDefault="00D12A07" w:rsidP="00571BFC">
            <w:pPr>
              <w:jc w:val="both"/>
              <w:rPr>
                <w:rFonts w:asciiTheme="majorHAnsi" w:hAnsiTheme="majorHAnsi" w:cstheme="majorHAnsi"/>
              </w:rPr>
            </w:pPr>
          </w:p>
        </w:tc>
      </w:tr>
      <w:tr w:rsidR="00D12A07" w:rsidRPr="001B223C" w14:paraId="15B1549E"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C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C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Kyrgyzstan</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Russian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Uzbek</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D2" w14:textId="6AB17461"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6</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4"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7"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8"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B"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C"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E"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DF"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4F07E1A7" w14:textId="77777777">
        <w:trPr>
          <w:trHeight w:val="39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E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North Macedonia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Macedonian</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Albanian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E5" w14:textId="0D799CEA" w:rsidR="00D12A07" w:rsidRPr="001B223C" w:rsidRDefault="007A299F" w:rsidP="00571BFC">
            <w:pPr>
              <w:jc w:val="both"/>
              <w:rPr>
                <w:rFonts w:asciiTheme="majorHAnsi" w:hAnsiTheme="majorHAnsi" w:cstheme="majorHAnsi"/>
              </w:rPr>
            </w:pPr>
            <w:r>
              <w:rPr>
                <w:rFonts w:asciiTheme="majorHAnsi" w:hAnsiTheme="majorHAnsi" w:cstheme="majorHAnsi"/>
              </w:rPr>
              <w:t>1.0</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7"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E"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EF"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2"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3" w14:textId="77777777" w:rsidR="00D12A07" w:rsidRPr="001B223C" w:rsidRDefault="00D12A07" w:rsidP="00571BFC">
            <w:pPr>
              <w:jc w:val="both"/>
              <w:rPr>
                <w:rFonts w:asciiTheme="majorHAnsi" w:hAnsiTheme="majorHAnsi" w:cstheme="majorHAnsi"/>
              </w:rPr>
            </w:pPr>
          </w:p>
        </w:tc>
      </w:tr>
      <w:tr w:rsidR="00D12A07" w:rsidRPr="001B223C" w14:paraId="7C689C9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2F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Europe</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Serbia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Serb</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Roma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2F8" w14:textId="406C0042"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1</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A" w14:textId="77777777" w:rsidR="00D12A07" w:rsidRPr="001B223C" w:rsidRDefault="00D12A07" w:rsidP="00571BFC">
            <w:pPr>
              <w:jc w:val="both"/>
              <w:rPr>
                <w:rFonts w:asciiTheme="majorHAnsi" w:hAnsiTheme="majorHAnsi" w:cstheme="majorHAnsi"/>
              </w:rPr>
            </w:pP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2FF"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1"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6" w14:textId="77777777" w:rsidR="00D12A07" w:rsidRPr="001B223C" w:rsidRDefault="00D12A07" w:rsidP="00571BFC">
            <w:pPr>
              <w:jc w:val="both"/>
              <w:rPr>
                <w:rFonts w:asciiTheme="majorHAnsi" w:hAnsiTheme="majorHAnsi" w:cstheme="majorHAnsi"/>
              </w:rPr>
            </w:pPr>
          </w:p>
        </w:tc>
      </w:tr>
      <w:tr w:rsidR="00D12A07" w:rsidRPr="001B223C" w14:paraId="544CD773"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0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Central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Belize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Creole</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Maya</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0B" w14:textId="2B20DA84"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8</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0F"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0"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4"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8"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9" w14:textId="77777777" w:rsidR="00D12A07" w:rsidRPr="001B223C" w:rsidRDefault="00D12A07" w:rsidP="00571BFC">
            <w:pPr>
              <w:jc w:val="both"/>
              <w:rPr>
                <w:rFonts w:asciiTheme="majorHAnsi" w:hAnsiTheme="majorHAnsi" w:cstheme="majorHAnsi"/>
              </w:rPr>
            </w:pPr>
          </w:p>
        </w:tc>
      </w:tr>
      <w:tr w:rsidR="00D12A07" w:rsidRPr="001B223C" w14:paraId="22F23B42"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1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South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Colombia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White</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Indigenous</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1E" w14:textId="0C07D767" w:rsidR="00D12A07" w:rsidRPr="001B223C" w:rsidRDefault="00000000" w:rsidP="00571BFC">
            <w:pPr>
              <w:jc w:val="both"/>
              <w:rPr>
                <w:rFonts w:asciiTheme="majorHAnsi" w:hAnsiTheme="majorHAnsi" w:cstheme="majorHAnsi"/>
              </w:rPr>
            </w:pPr>
            <w:r w:rsidRPr="001B223C">
              <w:rPr>
                <w:rFonts w:asciiTheme="majorHAnsi" w:hAnsiTheme="majorHAnsi" w:cstheme="majorHAnsi"/>
              </w:rPr>
              <w:t>1.3</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1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1"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7"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8" w14:textId="77777777" w:rsidR="00D12A07" w:rsidRPr="001B223C" w:rsidRDefault="00D12A07" w:rsidP="00571BFC">
            <w:pPr>
              <w:jc w:val="both"/>
              <w:rPr>
                <w:rFonts w:asciiTheme="majorHAnsi" w:hAnsiTheme="majorHAnsi" w:cstheme="majorHAnsi"/>
              </w:rPr>
            </w:pP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9"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41D81CB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2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Central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Guatemala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2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Ladina/Mestiza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0"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Xinca</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31" w14:textId="50B6B342"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4</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6"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A"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C"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E"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3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1AD21B68"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4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South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Guyana</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Black</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Amerindian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44" w14:textId="358F7C48"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1</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8"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9"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A"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B"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D"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4F"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1"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2" w14:textId="77777777" w:rsidR="00D12A07" w:rsidRPr="001B223C" w:rsidRDefault="00D12A07" w:rsidP="00571BFC">
            <w:pPr>
              <w:jc w:val="both"/>
              <w:rPr>
                <w:rFonts w:asciiTheme="majorHAnsi" w:hAnsiTheme="majorHAnsi" w:cstheme="majorHAnsi"/>
              </w:rPr>
            </w:pPr>
          </w:p>
        </w:tc>
      </w:tr>
      <w:tr w:rsidR="00D12A07" w:rsidRPr="001B223C" w14:paraId="09721B7C"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5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lastRenderedPageBreak/>
              <w:t>Central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Honduras</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Garifuna</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6" w14:textId="77777777" w:rsidR="00D12A07" w:rsidRPr="001B223C" w:rsidRDefault="00000000" w:rsidP="00571BFC">
            <w:pPr>
              <w:jc w:val="both"/>
              <w:rPr>
                <w:rFonts w:asciiTheme="majorHAnsi" w:hAnsiTheme="majorHAnsi" w:cstheme="majorHAnsi"/>
              </w:rPr>
            </w:pPr>
            <w:proofErr w:type="spellStart"/>
            <w:r w:rsidRPr="001B223C">
              <w:rPr>
                <w:rFonts w:asciiTheme="majorHAnsi" w:hAnsiTheme="majorHAnsi" w:cstheme="majorHAnsi"/>
              </w:rPr>
              <w:t>Misquito</w:t>
            </w:r>
            <w:proofErr w:type="spellEnd"/>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57" w14:textId="288BA3AC" w:rsidR="00D12A07" w:rsidRPr="001B223C" w:rsidRDefault="007A299F" w:rsidP="00571BFC">
            <w:pPr>
              <w:jc w:val="both"/>
              <w:rPr>
                <w:rFonts w:asciiTheme="majorHAnsi" w:hAnsiTheme="majorHAnsi" w:cstheme="majorHAnsi"/>
              </w:rPr>
            </w:pPr>
            <w:r>
              <w:rPr>
                <w:rFonts w:asciiTheme="majorHAnsi" w:hAnsiTheme="majorHAnsi" w:cstheme="majorHAnsi"/>
              </w:rPr>
              <w:t>2.0</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B"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C"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D"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E"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5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0"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2"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3"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4"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r>
      <w:tr w:rsidR="00D12A07" w:rsidRPr="001B223C" w14:paraId="79950816"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6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South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Paraguay</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Spanish speaker</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Indigenous</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6A" w14:textId="08F22D74" w:rsidR="00D12A07" w:rsidRPr="001B223C" w:rsidRDefault="00000000" w:rsidP="00571BFC">
            <w:pPr>
              <w:jc w:val="both"/>
              <w:rPr>
                <w:rFonts w:asciiTheme="majorHAnsi" w:hAnsiTheme="majorHAnsi" w:cstheme="majorHAnsi"/>
              </w:rPr>
            </w:pPr>
            <w:r w:rsidRPr="001B223C">
              <w:rPr>
                <w:rFonts w:asciiTheme="majorHAnsi" w:hAnsiTheme="majorHAnsi" w:cstheme="majorHAnsi"/>
              </w:rPr>
              <w:t>2.</w:t>
            </w:r>
            <w:r w:rsidR="007A299F">
              <w:rPr>
                <w:rFonts w:asciiTheme="majorHAnsi" w:hAnsiTheme="majorHAnsi" w:cstheme="majorHAnsi"/>
              </w:rPr>
              <w:t>9</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6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2"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3"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5"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7"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8" w14:textId="77777777" w:rsidR="00D12A07" w:rsidRPr="001B223C" w:rsidRDefault="00D12A07" w:rsidP="00571BFC">
            <w:pPr>
              <w:jc w:val="both"/>
              <w:rPr>
                <w:rFonts w:asciiTheme="majorHAnsi" w:hAnsiTheme="majorHAnsi" w:cstheme="majorHAnsi"/>
              </w:rPr>
            </w:pPr>
          </w:p>
        </w:tc>
      </w:tr>
      <w:tr w:rsidR="00D12A07" w:rsidRPr="001B223C" w14:paraId="65641BFE" w14:textId="77777777">
        <w:trPr>
          <w:trHeight w:val="540"/>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37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South America</w:t>
            </w:r>
          </w:p>
        </w:tc>
        <w:tc>
          <w:tcPr>
            <w:tcW w:w="13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Suriname</w:t>
            </w:r>
          </w:p>
        </w:tc>
        <w:tc>
          <w:tcPr>
            <w:tcW w:w="14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Mixed Ethnicity</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Indigenous/ Amerindian</w:t>
            </w:r>
          </w:p>
        </w:tc>
        <w:tc>
          <w:tcPr>
            <w:tcW w:w="9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00037D" w14:textId="105B1156" w:rsidR="00D12A07" w:rsidRPr="001B223C" w:rsidRDefault="00000000" w:rsidP="00571BFC">
            <w:pPr>
              <w:jc w:val="both"/>
              <w:rPr>
                <w:rFonts w:asciiTheme="majorHAnsi" w:hAnsiTheme="majorHAnsi" w:cstheme="majorHAnsi"/>
              </w:rPr>
            </w:pPr>
            <w:r w:rsidRPr="001B223C">
              <w:rPr>
                <w:rFonts w:asciiTheme="majorHAnsi" w:hAnsiTheme="majorHAnsi" w:cstheme="majorHAnsi"/>
              </w:rPr>
              <w:t>1.</w:t>
            </w:r>
            <w:r w:rsidR="007A299F">
              <w:rPr>
                <w:rFonts w:asciiTheme="majorHAnsi" w:hAnsiTheme="majorHAnsi" w:cstheme="majorHAnsi"/>
              </w:rPr>
              <w:t>7</w:t>
            </w:r>
          </w:p>
        </w:tc>
        <w:tc>
          <w:tcPr>
            <w:tcW w:w="4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E"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7F"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0"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1" w14:textId="77777777" w:rsidR="00D12A07" w:rsidRPr="001B223C" w:rsidRDefault="00D12A07" w:rsidP="00571BFC">
            <w:pPr>
              <w:jc w:val="both"/>
              <w:rPr>
                <w:rFonts w:asciiTheme="majorHAnsi" w:hAnsiTheme="majorHAnsi" w:cstheme="majorHAnsi"/>
              </w:rPr>
            </w:pPr>
          </w:p>
        </w:tc>
        <w:tc>
          <w:tcPr>
            <w:tcW w:w="4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2"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3"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4" w14:textId="77777777" w:rsidR="00D12A07" w:rsidRPr="001B223C" w:rsidRDefault="00D12A07" w:rsidP="00571BFC">
            <w:pPr>
              <w:jc w:val="both"/>
              <w:rPr>
                <w:rFonts w:asciiTheme="majorHAnsi" w:hAnsiTheme="majorHAnsi" w:cstheme="majorHAnsi"/>
              </w:rPr>
            </w:pP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5"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3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6"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8" w14:textId="77777777" w:rsidR="00D12A07" w:rsidRPr="001B223C" w:rsidRDefault="00D12A07" w:rsidP="00571BFC">
            <w:pPr>
              <w:jc w:val="both"/>
              <w:rPr>
                <w:rFonts w:asciiTheme="majorHAnsi" w:hAnsiTheme="majorHAnsi" w:cstheme="majorHAnsi"/>
              </w:rPr>
            </w:pP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X</w:t>
            </w:r>
          </w:p>
        </w:tc>
        <w:tc>
          <w:tcPr>
            <w:tcW w:w="4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A" w14:textId="77777777" w:rsidR="00D12A07" w:rsidRPr="001B223C" w:rsidRDefault="00D12A07" w:rsidP="00571BFC">
            <w:pPr>
              <w:jc w:val="both"/>
              <w:rPr>
                <w:rFonts w:asciiTheme="majorHAnsi" w:hAnsiTheme="majorHAnsi" w:cstheme="majorHAnsi"/>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0038B" w14:textId="77777777" w:rsidR="00D12A07" w:rsidRPr="001B223C" w:rsidRDefault="00D12A07" w:rsidP="00571BFC">
            <w:pPr>
              <w:jc w:val="both"/>
              <w:rPr>
                <w:rFonts w:asciiTheme="majorHAnsi" w:hAnsiTheme="majorHAnsi" w:cstheme="majorHAnsi"/>
              </w:rPr>
            </w:pPr>
          </w:p>
        </w:tc>
      </w:tr>
      <w:bookmarkEnd w:id="7"/>
    </w:tbl>
    <w:p w14:paraId="0000038C" w14:textId="77777777" w:rsidR="00D12A07" w:rsidRPr="001B223C" w:rsidRDefault="00D12A07" w:rsidP="00571BFC">
      <w:pPr>
        <w:jc w:val="both"/>
        <w:rPr>
          <w:rFonts w:asciiTheme="majorHAnsi" w:hAnsiTheme="majorHAnsi" w:cstheme="majorHAnsi"/>
          <w:b/>
          <w:bCs/>
        </w:rPr>
        <w:sectPr w:rsidR="00D12A07" w:rsidRPr="001B223C">
          <w:pgSz w:w="15840" w:h="12240" w:orient="landscape"/>
          <w:pgMar w:top="1440" w:right="1440" w:bottom="1440" w:left="1440" w:header="720" w:footer="720" w:gutter="0"/>
          <w:cols w:space="720"/>
        </w:sectPr>
      </w:pPr>
    </w:p>
    <w:p w14:paraId="0000038D" w14:textId="78D422EA" w:rsidR="00D12A07" w:rsidRPr="00F412CE" w:rsidRDefault="00000000" w:rsidP="00571BFC">
      <w:pPr>
        <w:spacing w:before="240" w:after="240"/>
        <w:jc w:val="both"/>
        <w:rPr>
          <w:rFonts w:asciiTheme="majorHAnsi" w:hAnsiTheme="majorHAnsi" w:cstheme="majorHAnsi"/>
          <w:i/>
          <w:iCs/>
        </w:rPr>
      </w:pPr>
      <w:sdt>
        <w:sdtPr>
          <w:rPr>
            <w:rFonts w:asciiTheme="majorHAnsi" w:hAnsiTheme="majorHAnsi" w:cstheme="majorHAnsi"/>
            <w:i/>
            <w:iCs/>
          </w:rPr>
          <w:tag w:val="goog_rdk_50"/>
          <w:id w:val="720274789"/>
          <w:showingPlcHdr/>
        </w:sdtPr>
        <w:sdtContent>
          <w:r w:rsidR="00FC230E" w:rsidRPr="00F412CE">
            <w:rPr>
              <w:rFonts w:asciiTheme="majorHAnsi" w:hAnsiTheme="majorHAnsi" w:cstheme="majorHAnsi"/>
              <w:i/>
              <w:iCs/>
            </w:rPr>
            <w:t xml:space="preserve">     </w:t>
          </w:r>
        </w:sdtContent>
      </w:sdt>
      <w:r w:rsidRPr="00F412CE">
        <w:rPr>
          <w:rFonts w:asciiTheme="majorHAnsi" w:hAnsiTheme="majorHAnsi" w:cstheme="majorHAnsi"/>
          <w:i/>
          <w:iCs/>
        </w:rPr>
        <w:t xml:space="preserve">The effects of </w:t>
      </w:r>
      <w:proofErr w:type="spellStart"/>
      <w:r w:rsidRPr="00F412CE">
        <w:rPr>
          <w:rFonts w:asciiTheme="majorHAnsi" w:hAnsiTheme="majorHAnsi" w:cstheme="majorHAnsi"/>
          <w:i/>
          <w:iCs/>
        </w:rPr>
        <w:t>colonisation</w:t>
      </w:r>
      <w:proofErr w:type="spellEnd"/>
    </w:p>
    <w:p w14:paraId="0000038E" w14:textId="6CD64EE0" w:rsidR="00D12A07" w:rsidRPr="001B223C" w:rsidRDefault="00463DC6" w:rsidP="00571BFC">
      <w:pPr>
        <w:spacing w:before="240" w:after="240"/>
        <w:jc w:val="both"/>
        <w:rPr>
          <w:rFonts w:asciiTheme="majorHAnsi" w:hAnsiTheme="majorHAnsi" w:cstheme="majorHAnsi"/>
        </w:rPr>
      </w:pPr>
      <w:r>
        <w:rPr>
          <w:rFonts w:asciiTheme="majorHAnsi" w:hAnsiTheme="majorHAnsi" w:cstheme="majorHAnsi"/>
        </w:rPr>
        <w:t xml:space="preserve">Our analysis is topline and cannot be </w:t>
      </w:r>
      <w:r w:rsidRPr="001B223C">
        <w:rPr>
          <w:rFonts w:asciiTheme="majorHAnsi" w:hAnsiTheme="majorHAnsi" w:cstheme="majorHAnsi"/>
        </w:rPr>
        <w:t>exhaustive</w:t>
      </w:r>
      <w:r>
        <w:rPr>
          <w:rFonts w:asciiTheme="majorHAnsi" w:hAnsiTheme="majorHAnsi" w:cstheme="majorHAnsi"/>
        </w:rPr>
        <w:t xml:space="preserve"> but </w:t>
      </w:r>
      <w:r w:rsidR="00016ECE">
        <w:rPr>
          <w:rFonts w:asciiTheme="majorHAnsi" w:hAnsiTheme="majorHAnsi" w:cstheme="majorHAnsi"/>
        </w:rPr>
        <w:t xml:space="preserve">nonetheless directs us </w:t>
      </w:r>
      <w:r w:rsidRPr="001B223C">
        <w:rPr>
          <w:rFonts w:asciiTheme="majorHAnsi" w:hAnsiTheme="majorHAnsi" w:cstheme="majorHAnsi"/>
        </w:rPr>
        <w:t xml:space="preserve">to see the </w:t>
      </w:r>
      <w:r w:rsidR="00016ECE">
        <w:rPr>
          <w:rFonts w:asciiTheme="majorHAnsi" w:hAnsiTheme="majorHAnsi" w:cstheme="majorHAnsi"/>
        </w:rPr>
        <w:t xml:space="preserve">most </w:t>
      </w:r>
      <w:r w:rsidRPr="001B223C">
        <w:rPr>
          <w:rFonts w:asciiTheme="majorHAnsi" w:hAnsiTheme="majorHAnsi" w:cstheme="majorHAnsi"/>
        </w:rPr>
        <w:t>per</w:t>
      </w:r>
      <w:r w:rsidR="00016ECE">
        <w:rPr>
          <w:rFonts w:asciiTheme="majorHAnsi" w:hAnsiTheme="majorHAnsi" w:cstheme="majorHAnsi"/>
        </w:rPr>
        <w:t xml:space="preserve">vasive </w:t>
      </w:r>
      <w:r w:rsidRPr="001B223C">
        <w:rPr>
          <w:rFonts w:asciiTheme="majorHAnsi" w:hAnsiTheme="majorHAnsi" w:cstheme="majorHAnsi"/>
        </w:rPr>
        <w:t xml:space="preserve">factors, most notably </w:t>
      </w:r>
      <w:proofErr w:type="spellStart"/>
      <w:r w:rsidRPr="001B223C">
        <w:rPr>
          <w:rFonts w:asciiTheme="majorHAnsi" w:hAnsiTheme="majorHAnsi" w:cstheme="majorHAnsi"/>
        </w:rPr>
        <w:t>colonisation</w:t>
      </w:r>
      <w:proofErr w:type="spellEnd"/>
      <w:r w:rsidR="00016ECE">
        <w:rPr>
          <w:rFonts w:asciiTheme="majorHAnsi" w:hAnsiTheme="majorHAnsi" w:cstheme="majorHAnsi"/>
        </w:rPr>
        <w:t xml:space="preserve">. This is </w:t>
      </w:r>
      <w:r w:rsidRPr="001B223C">
        <w:rPr>
          <w:rFonts w:asciiTheme="majorHAnsi" w:hAnsiTheme="majorHAnsi" w:cstheme="majorHAnsi"/>
        </w:rPr>
        <w:t>a foundational driver in nearly every context where extreme wealth gaps exist. 20 African nations, the majority of the Central and South American, as well as the Asian countries considered here</w:t>
      </w:r>
      <w:r w:rsidR="00E0778D" w:rsidRPr="001B223C">
        <w:rPr>
          <w:rFonts w:asciiTheme="majorHAnsi" w:hAnsiTheme="majorHAnsi" w:cstheme="majorHAnsi"/>
        </w:rPr>
        <w:t xml:space="preserve"> have experienced aspects of </w:t>
      </w:r>
      <w:proofErr w:type="spellStart"/>
      <w:r w:rsidR="00E0778D" w:rsidRPr="001B223C">
        <w:rPr>
          <w:rFonts w:asciiTheme="majorHAnsi" w:hAnsiTheme="majorHAnsi" w:cstheme="majorHAnsi"/>
        </w:rPr>
        <w:t>colonisation</w:t>
      </w:r>
      <w:proofErr w:type="spellEnd"/>
      <w:r w:rsidR="00E0778D" w:rsidRPr="001B223C">
        <w:rPr>
          <w:rFonts w:asciiTheme="majorHAnsi" w:hAnsiTheme="majorHAnsi" w:cstheme="majorHAnsi"/>
        </w:rPr>
        <w:t xml:space="preserve"> as a primary explanatory factor</w:t>
      </w:r>
      <w:r w:rsidRPr="001B223C">
        <w:rPr>
          <w:rFonts w:asciiTheme="majorHAnsi" w:hAnsiTheme="majorHAnsi" w:cstheme="majorHAnsi"/>
        </w:rPr>
        <w:t xml:space="preserve">. Colonial ‘divide and rule’ tactics often </w:t>
      </w:r>
      <w:proofErr w:type="spellStart"/>
      <w:r w:rsidRPr="001B223C">
        <w:rPr>
          <w:rFonts w:asciiTheme="majorHAnsi" w:hAnsiTheme="majorHAnsi" w:cstheme="majorHAnsi"/>
        </w:rPr>
        <w:t>institutionalised</w:t>
      </w:r>
      <w:proofErr w:type="spellEnd"/>
      <w:r w:rsidRPr="001B223C">
        <w:rPr>
          <w:rFonts w:asciiTheme="majorHAnsi" w:hAnsiTheme="majorHAnsi" w:cstheme="majorHAnsi"/>
        </w:rPr>
        <w:t xml:space="preserve"> the dominance of one group over others, creating economic head-starts that persist today. This is reflected in the stark wealth gap ratios, including Nigeria, with a wealth gap of 2.71. In many cases, the ‘X’ marks for factors 1 and 2 in Table 1 are accompanied with factor 3, ‘exclusion from government positions and patronage,’ demonstrating how colonial administrative structures </w:t>
      </w:r>
      <w:r w:rsidR="00E0778D" w:rsidRPr="001B223C">
        <w:rPr>
          <w:rFonts w:asciiTheme="majorHAnsi" w:hAnsiTheme="majorHAnsi" w:cstheme="majorHAnsi"/>
        </w:rPr>
        <w:t>persist</w:t>
      </w:r>
      <w:r w:rsidRPr="001B223C">
        <w:rPr>
          <w:rFonts w:asciiTheme="majorHAnsi" w:hAnsiTheme="majorHAnsi" w:cstheme="majorHAnsi"/>
        </w:rPr>
        <w:t xml:space="preserve"> to maintain ethnic economic hierarchies in the post-colonial era.</w:t>
      </w:r>
    </w:p>
    <w:p w14:paraId="0000038F" w14:textId="77777777" w:rsidR="00D12A07" w:rsidRPr="00F412CE" w:rsidRDefault="00000000" w:rsidP="00571BFC">
      <w:pPr>
        <w:spacing w:before="240" w:after="240"/>
        <w:jc w:val="both"/>
        <w:rPr>
          <w:rFonts w:asciiTheme="majorHAnsi" w:hAnsiTheme="majorHAnsi" w:cstheme="majorHAnsi"/>
          <w:i/>
          <w:iCs/>
        </w:rPr>
      </w:pPr>
      <w:r w:rsidRPr="00F412CE">
        <w:rPr>
          <w:rFonts w:asciiTheme="majorHAnsi" w:hAnsiTheme="majorHAnsi" w:cstheme="majorHAnsi"/>
          <w:i/>
          <w:iCs/>
        </w:rPr>
        <w:t>Geography matters</w:t>
      </w:r>
    </w:p>
    <w:p w14:paraId="00000390" w14:textId="77777777" w:rsidR="00D12A07" w:rsidRPr="001B223C" w:rsidRDefault="00000000" w:rsidP="00571BFC">
      <w:pPr>
        <w:spacing w:before="240" w:after="240"/>
        <w:jc w:val="both"/>
        <w:rPr>
          <w:rFonts w:asciiTheme="majorHAnsi" w:hAnsiTheme="majorHAnsi" w:cstheme="majorHAnsi"/>
          <w:b/>
          <w:bCs/>
        </w:rPr>
      </w:pPr>
      <w:r w:rsidRPr="001B223C">
        <w:rPr>
          <w:rFonts w:asciiTheme="majorHAnsi" w:hAnsiTheme="majorHAnsi" w:cstheme="majorHAnsi"/>
        </w:rPr>
        <w:t xml:space="preserve">Geographical and cultural separation further entrenches these disparities, often sparked or reinforced by decades of </w:t>
      </w:r>
      <w:proofErr w:type="spellStart"/>
      <w:r w:rsidRPr="001B223C">
        <w:rPr>
          <w:rFonts w:asciiTheme="majorHAnsi" w:hAnsiTheme="majorHAnsi" w:cstheme="majorHAnsi"/>
        </w:rPr>
        <w:t>colonisation</w:t>
      </w:r>
      <w:proofErr w:type="spellEnd"/>
      <w:r w:rsidRPr="001B223C">
        <w:rPr>
          <w:rFonts w:asciiTheme="majorHAnsi" w:hAnsiTheme="majorHAnsi" w:cstheme="majorHAnsi"/>
        </w:rPr>
        <w:t xml:space="preserve">, by physically isolating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from the nation’s political and economic core. This </w:t>
      </w:r>
      <w:proofErr w:type="spellStart"/>
      <w:r w:rsidRPr="001B223C">
        <w:rPr>
          <w:rFonts w:asciiTheme="majorHAnsi" w:hAnsiTheme="majorHAnsi" w:cstheme="majorHAnsi"/>
        </w:rPr>
        <w:t>centre</w:t>
      </w:r>
      <w:proofErr w:type="spellEnd"/>
      <w:r w:rsidRPr="001B223C">
        <w:rPr>
          <w:rFonts w:asciiTheme="majorHAnsi" w:hAnsiTheme="majorHAnsi" w:cstheme="majorHAnsi"/>
        </w:rPr>
        <w:t xml:space="preserve">-periphery divide is a key driver in countries like the Philippines (2.73 gap) and Nepal (2.19 gap), where wealth is concentrated in urban </w:t>
      </w:r>
      <w:proofErr w:type="spellStart"/>
      <w:r w:rsidRPr="001B223C">
        <w:rPr>
          <w:rFonts w:asciiTheme="majorHAnsi" w:hAnsiTheme="majorHAnsi" w:cstheme="majorHAnsi"/>
        </w:rPr>
        <w:t>centres</w:t>
      </w:r>
      <w:proofErr w:type="spellEnd"/>
      <w:r w:rsidRPr="001B223C">
        <w:rPr>
          <w:rFonts w:asciiTheme="majorHAnsi" w:hAnsiTheme="majorHAnsi" w:cstheme="majorHAnsi"/>
        </w:rPr>
        <w:t xml:space="preserve"> while indigenous or nomadic populations in the periphery are left with limited paths to growth. This isolation is often compounded by linguistic dominance; when a group is forced to operate in a state language not their own, they are effectively barred from the employment opportunities and government patronage that facilitate wealth accumulation. The result is a structural anchor to the bottom of the economy for groups like the </w:t>
      </w:r>
      <w:proofErr w:type="spellStart"/>
      <w:r w:rsidRPr="001B223C">
        <w:rPr>
          <w:rFonts w:asciiTheme="majorHAnsi" w:hAnsiTheme="majorHAnsi" w:cstheme="majorHAnsi"/>
        </w:rPr>
        <w:t>Yakan</w:t>
      </w:r>
      <w:proofErr w:type="spellEnd"/>
      <w:r w:rsidRPr="001B223C">
        <w:rPr>
          <w:rFonts w:asciiTheme="majorHAnsi" w:hAnsiTheme="majorHAnsi" w:cstheme="majorHAnsi"/>
        </w:rPr>
        <w:t xml:space="preserve"> in the Philippines or the Jie in Uganda.</w:t>
      </w:r>
    </w:p>
    <w:p w14:paraId="00000391" w14:textId="77777777" w:rsidR="00D12A07" w:rsidRPr="00E70580" w:rsidRDefault="00000000" w:rsidP="00571BFC">
      <w:pPr>
        <w:jc w:val="both"/>
        <w:rPr>
          <w:rFonts w:asciiTheme="majorHAnsi" w:hAnsiTheme="majorHAnsi" w:cstheme="majorHAnsi"/>
          <w:i/>
          <w:iCs/>
        </w:rPr>
      </w:pPr>
      <w:r w:rsidRPr="00E70580">
        <w:rPr>
          <w:rFonts w:asciiTheme="majorHAnsi" w:hAnsiTheme="majorHAnsi" w:cstheme="majorHAnsi"/>
          <w:i/>
          <w:iCs/>
        </w:rPr>
        <w:t>Injustice or way of life? Pastoral and nomadic groups</w:t>
      </w:r>
    </w:p>
    <w:p w14:paraId="00000394" w14:textId="3CDCB9A8" w:rsidR="00D12A07" w:rsidRPr="001B223C" w:rsidRDefault="00000000" w:rsidP="00571BFC">
      <w:pPr>
        <w:jc w:val="both"/>
        <w:rPr>
          <w:rFonts w:asciiTheme="majorHAnsi" w:hAnsiTheme="majorHAnsi" w:cstheme="majorHAnsi"/>
        </w:rPr>
      </w:pPr>
      <w:r w:rsidRPr="001B223C">
        <w:rPr>
          <w:rFonts w:asciiTheme="majorHAnsi" w:hAnsiTheme="majorHAnsi" w:cstheme="majorHAnsi"/>
        </w:rPr>
        <w:t>Looking across these findings, several focus on the legacy of colonialism, which is well known, but others require further exploration, most notably the role of pastoral and nomadic groups.</w:t>
      </w:r>
      <w:r w:rsidR="00E70580">
        <w:rPr>
          <w:rFonts w:asciiTheme="majorHAnsi" w:hAnsiTheme="majorHAnsi" w:cstheme="majorHAnsi"/>
        </w:rPr>
        <w:t xml:space="preserve"> </w:t>
      </w:r>
      <w:sdt>
        <w:sdtPr>
          <w:rPr>
            <w:rFonts w:asciiTheme="majorHAnsi" w:hAnsiTheme="majorHAnsi" w:cstheme="majorHAnsi"/>
          </w:rPr>
          <w:tag w:val="goog_rdk_51"/>
          <w:id w:val="-1478150524"/>
        </w:sdtPr>
        <w:sdtContent/>
      </w:sdt>
      <w:r w:rsidRPr="001B223C">
        <w:rPr>
          <w:rFonts w:asciiTheme="majorHAnsi" w:hAnsiTheme="majorHAnsi" w:cstheme="majorHAnsi"/>
        </w:rPr>
        <w:t xml:space="preserve">The number of groups that are least wealthy who can be </w:t>
      </w:r>
      <w:proofErr w:type="spellStart"/>
      <w:r w:rsidRPr="001B223C">
        <w:rPr>
          <w:rFonts w:asciiTheme="majorHAnsi" w:hAnsiTheme="majorHAnsi" w:cstheme="majorHAnsi"/>
        </w:rPr>
        <w:t>categorised</w:t>
      </w:r>
      <w:proofErr w:type="spellEnd"/>
      <w:r w:rsidRPr="001B223C">
        <w:rPr>
          <w:rFonts w:asciiTheme="majorHAnsi" w:hAnsiTheme="majorHAnsi" w:cstheme="majorHAnsi"/>
        </w:rPr>
        <w:t xml:space="preserve"> as pastoral, e.g. in Benin, </w:t>
      </w:r>
      <w:proofErr w:type="spellStart"/>
      <w:r w:rsidRPr="001B223C">
        <w:rPr>
          <w:rFonts w:asciiTheme="majorHAnsi" w:hAnsiTheme="majorHAnsi" w:cstheme="majorHAnsi"/>
        </w:rPr>
        <w:t>Peulh</w:t>
      </w:r>
      <w:proofErr w:type="spellEnd"/>
      <w:r w:rsidRPr="001B223C">
        <w:rPr>
          <w:rFonts w:asciiTheme="majorHAnsi" w:hAnsiTheme="majorHAnsi" w:cstheme="majorHAnsi"/>
        </w:rPr>
        <w:t>, Uganda,  Jie, brings into question (a) our definition of wealth and its universality to meet human needs; (b) if some wealth inequality is an inevitable way of life or driven by alternative social values. A nomadic lifestyle often translates into lower rates of land ownership, formal housing, and access to stable, high-return financial assets, contributing to long-term wealth inequality. However, policy choices have locked in this lack of access to wealth. In Benin, government efforts to ‘</w:t>
      </w:r>
      <w:proofErr w:type="spellStart"/>
      <w:r w:rsidRPr="001B223C">
        <w:rPr>
          <w:rFonts w:asciiTheme="majorHAnsi" w:hAnsiTheme="majorHAnsi" w:cstheme="majorHAnsi"/>
        </w:rPr>
        <w:t>modernise</w:t>
      </w:r>
      <w:proofErr w:type="spellEnd"/>
      <w:r w:rsidRPr="001B223C">
        <w:rPr>
          <w:rFonts w:asciiTheme="majorHAnsi" w:hAnsiTheme="majorHAnsi" w:cstheme="majorHAnsi"/>
        </w:rPr>
        <w:t xml:space="preserve">’ the </w:t>
      </w:r>
      <w:proofErr w:type="spellStart"/>
      <w:r w:rsidRPr="001B223C">
        <w:rPr>
          <w:rFonts w:asciiTheme="majorHAnsi" w:hAnsiTheme="majorHAnsi" w:cstheme="majorHAnsi"/>
        </w:rPr>
        <w:t>agro</w:t>
      </w:r>
      <w:proofErr w:type="spellEnd"/>
      <w:r w:rsidRPr="001B223C">
        <w:rPr>
          <w:rFonts w:asciiTheme="majorHAnsi" w:hAnsiTheme="majorHAnsi" w:cstheme="majorHAnsi"/>
        </w:rPr>
        <w:t xml:space="preserve">-pastoral industry through land reform and </w:t>
      </w:r>
      <w:proofErr w:type="spellStart"/>
      <w:r w:rsidRPr="001B223C">
        <w:rPr>
          <w:rFonts w:asciiTheme="majorHAnsi" w:hAnsiTheme="majorHAnsi" w:cstheme="majorHAnsi"/>
        </w:rPr>
        <w:t>sedentarisation</w:t>
      </w:r>
      <w:proofErr w:type="spellEnd"/>
      <w:r w:rsidRPr="001B223C">
        <w:rPr>
          <w:rFonts w:asciiTheme="majorHAnsi" w:hAnsiTheme="majorHAnsi" w:cstheme="majorHAnsi"/>
        </w:rPr>
        <w:t xml:space="preserve"> (settlement) rules have, paradoxically, often increased tensions by shrinking available common grazing land and creating regulations that </w:t>
      </w:r>
      <w:proofErr w:type="spellStart"/>
      <w:r w:rsidRPr="001B223C">
        <w:rPr>
          <w:rFonts w:asciiTheme="majorHAnsi" w:hAnsiTheme="majorHAnsi" w:cstheme="majorHAnsi"/>
        </w:rPr>
        <w:t>favour</w:t>
      </w:r>
      <w:proofErr w:type="spellEnd"/>
      <w:r w:rsidRPr="001B223C">
        <w:rPr>
          <w:rFonts w:asciiTheme="majorHAnsi" w:hAnsiTheme="majorHAnsi" w:cstheme="majorHAnsi"/>
        </w:rPr>
        <w:t xml:space="preserve"> commercial livestock production over traditional pastoralism, further impacting the </w:t>
      </w:r>
      <w:proofErr w:type="spellStart"/>
      <w:r w:rsidRPr="001B223C">
        <w:rPr>
          <w:rFonts w:asciiTheme="majorHAnsi" w:hAnsiTheme="majorHAnsi" w:cstheme="majorHAnsi"/>
        </w:rPr>
        <w:t>Peulh's</w:t>
      </w:r>
      <w:proofErr w:type="spellEnd"/>
      <w:r w:rsidRPr="001B223C">
        <w:rPr>
          <w:rFonts w:asciiTheme="majorHAnsi" w:hAnsiTheme="majorHAnsi" w:cstheme="majorHAnsi"/>
        </w:rPr>
        <w:t xml:space="preserve"> livelihood and social standing.</w:t>
      </w:r>
    </w:p>
    <w:p w14:paraId="00000395"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 xml:space="preserve"> </w:t>
      </w:r>
    </w:p>
    <w:p w14:paraId="0000039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Looking at Uganda, the inequality between the Baganda and the Jie is an extreme example of the deep-seated regional, political, and economic disparity that has </w:t>
      </w:r>
      <w:proofErr w:type="spellStart"/>
      <w:r w:rsidRPr="001B223C">
        <w:rPr>
          <w:rFonts w:asciiTheme="majorHAnsi" w:hAnsiTheme="majorHAnsi" w:cstheme="majorHAnsi"/>
        </w:rPr>
        <w:t>characterised</w:t>
      </w:r>
      <w:proofErr w:type="spellEnd"/>
      <w:r w:rsidRPr="001B223C">
        <w:rPr>
          <w:rFonts w:asciiTheme="majorHAnsi" w:hAnsiTheme="majorHAnsi" w:cstheme="majorHAnsi"/>
        </w:rPr>
        <w:t xml:space="preserve"> Uganda since the colonial era. It is a fundamental conflict between a historically privileged, sedentary, and politically central group (the Baganda) and a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semi-nomadic, peripheral group (the Jie).</w:t>
      </w:r>
    </w:p>
    <w:p w14:paraId="00000397" w14:textId="77777777" w:rsidR="00D12A07" w:rsidRPr="001B223C" w:rsidRDefault="00D12A07" w:rsidP="00571BFC">
      <w:pPr>
        <w:jc w:val="both"/>
        <w:rPr>
          <w:rFonts w:asciiTheme="majorHAnsi" w:hAnsiTheme="majorHAnsi" w:cstheme="majorHAnsi"/>
        </w:rPr>
      </w:pPr>
    </w:p>
    <w:p w14:paraId="0000039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lastRenderedPageBreak/>
        <w:t xml:space="preserve">The British colonial administration, under the 1900 Uganda Agreement, made the Buganda Kingdom its primary administrative partner in the protectorate. The British used the Baganda elite, language (Luganda), and administrative structures to rule the vast, diverse territory. This partnership gave the Baganda a massive head </w:t>
      </w:r>
      <w:proofErr w:type="gramStart"/>
      <w:r w:rsidRPr="001B223C">
        <w:rPr>
          <w:rFonts w:asciiTheme="majorHAnsi" w:hAnsiTheme="majorHAnsi" w:cstheme="majorHAnsi"/>
        </w:rPr>
        <w:t>start</w:t>
      </w:r>
      <w:proofErr w:type="gramEnd"/>
      <w:r w:rsidRPr="001B223C">
        <w:rPr>
          <w:rFonts w:asciiTheme="majorHAnsi" w:hAnsiTheme="majorHAnsi" w:cstheme="majorHAnsi"/>
        </w:rPr>
        <w:t xml:space="preserve"> in Western education, cash-crop agriculture (cotton and coffee), and administrative employment. They were the first to occupy positions in the civil service, judiciary, and military, allowing them to accumulate wealth and political influence that persists today (Mamdani, 1996). The Baganda also control the economic and political heartland of Uganda (the Central Region), ensuring that they benefit disproportionately from national investment, infrastructure, and commercial opportunities (Stewart, 2010).</w:t>
      </w:r>
    </w:p>
    <w:p w14:paraId="00000399"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39A"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In contrast, the Karamoja region, including Jie territory, was historically treated by the colonial and post-colonial governments as a buffer zone and a source of instability, rather than an area for development. This led to extreme neglect in terms of infrastructure, schools, and healthcare. For decades, the Jie were engaged in cycles of cattle raiding with </w:t>
      </w:r>
      <w:proofErr w:type="spellStart"/>
      <w:r w:rsidRPr="001B223C">
        <w:rPr>
          <w:rFonts w:asciiTheme="majorHAnsi" w:hAnsiTheme="majorHAnsi" w:cstheme="majorHAnsi"/>
        </w:rPr>
        <w:t>neighbouring</w:t>
      </w:r>
      <w:proofErr w:type="spellEnd"/>
      <w:r w:rsidRPr="001B223C">
        <w:rPr>
          <w:rFonts w:asciiTheme="majorHAnsi" w:hAnsiTheme="majorHAnsi" w:cstheme="majorHAnsi"/>
        </w:rPr>
        <w:t xml:space="preserve"> ethnic groups. The Ugandan government's highly </w:t>
      </w:r>
      <w:proofErr w:type="spellStart"/>
      <w:r w:rsidRPr="001B223C">
        <w:rPr>
          <w:rFonts w:asciiTheme="majorHAnsi" w:hAnsiTheme="majorHAnsi" w:cstheme="majorHAnsi"/>
        </w:rPr>
        <w:t>militarised</w:t>
      </w:r>
      <w:proofErr w:type="spellEnd"/>
      <w:r w:rsidRPr="001B223C">
        <w:rPr>
          <w:rFonts w:asciiTheme="majorHAnsi" w:hAnsiTheme="majorHAnsi" w:cstheme="majorHAnsi"/>
        </w:rPr>
        <w:t xml:space="preserve"> disarmament campaigns – intended to curb violence – often resulted in violence, human rights abuses, and the widespread loss of cattle, which destroyed the Jie's entire economic base and wealth (IWGIA, 2020).</w:t>
      </w:r>
    </w:p>
    <w:p w14:paraId="0000039B"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39C" w14:textId="3D0E3EFA"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Politically, the Jie population is small and geographically distant from the political </w:t>
      </w:r>
      <w:proofErr w:type="spellStart"/>
      <w:r w:rsidRPr="001B223C">
        <w:rPr>
          <w:rFonts w:asciiTheme="majorHAnsi" w:hAnsiTheme="majorHAnsi" w:cstheme="majorHAnsi"/>
        </w:rPr>
        <w:t>centre</w:t>
      </w:r>
      <w:proofErr w:type="spellEnd"/>
      <w:r w:rsidRPr="001B223C">
        <w:rPr>
          <w:rFonts w:asciiTheme="majorHAnsi" w:hAnsiTheme="majorHAnsi" w:cstheme="majorHAnsi"/>
        </w:rPr>
        <w:t xml:space="preserve"> in Kampala. They have minimal representation in high-level government, meaning their interests and unique development challenges are consistently underrepresented in national decision-making. Prejudice and social stigma </w:t>
      </w:r>
      <w:proofErr w:type="gramStart"/>
      <w:r w:rsidRPr="001B223C">
        <w:rPr>
          <w:rFonts w:asciiTheme="majorHAnsi" w:hAnsiTheme="majorHAnsi" w:cstheme="majorHAnsi"/>
        </w:rPr>
        <w:t>has</w:t>
      </w:r>
      <w:proofErr w:type="gramEnd"/>
      <w:r w:rsidRPr="001B223C">
        <w:rPr>
          <w:rFonts w:asciiTheme="majorHAnsi" w:hAnsiTheme="majorHAnsi" w:cstheme="majorHAnsi"/>
        </w:rPr>
        <w:t xml:space="preserve"> also become a key part of the inequality – Karamoja has often been portrayed in national media and by the political elite as a region of backward, primitive, or violent people (</w:t>
      </w:r>
      <w:r w:rsidR="00B50783" w:rsidRPr="001B223C">
        <w:rPr>
          <w:rFonts w:asciiTheme="majorHAnsi" w:hAnsiTheme="majorHAnsi" w:cstheme="majorHAnsi"/>
        </w:rPr>
        <w:t>Meyerson, 2024).</w:t>
      </w:r>
      <w:r w:rsidRPr="001B223C">
        <w:rPr>
          <w:rFonts w:asciiTheme="majorHAnsi" w:hAnsiTheme="majorHAnsi" w:cstheme="majorHAnsi"/>
        </w:rPr>
        <w:t xml:space="preserve"> This social stigma reinforces their exclusion from national life and limits their opportunities elsewhere in the country.</w:t>
      </w:r>
    </w:p>
    <w:p w14:paraId="0000039D"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39E" w14:textId="0458773A"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 inequality found in Uganda is thus a profound expression of </w:t>
      </w:r>
      <w:proofErr w:type="spellStart"/>
      <w:r w:rsidRPr="001B223C">
        <w:rPr>
          <w:rFonts w:asciiTheme="majorHAnsi" w:hAnsiTheme="majorHAnsi" w:cstheme="majorHAnsi"/>
        </w:rPr>
        <w:t>centre</w:t>
      </w:r>
      <w:proofErr w:type="spellEnd"/>
      <w:r w:rsidRPr="001B223C">
        <w:rPr>
          <w:rFonts w:asciiTheme="majorHAnsi" w:hAnsiTheme="majorHAnsi" w:cstheme="majorHAnsi"/>
        </w:rPr>
        <w:t xml:space="preserve">-periphery dynamics. This deep-seated inequality is a product of colonial policy </w:t>
      </w:r>
      <w:proofErr w:type="spellStart"/>
      <w:r w:rsidRPr="001B223C">
        <w:rPr>
          <w:rFonts w:asciiTheme="majorHAnsi" w:hAnsiTheme="majorHAnsi" w:cstheme="majorHAnsi"/>
        </w:rPr>
        <w:t>favouring</w:t>
      </w:r>
      <w:proofErr w:type="spellEnd"/>
      <w:r w:rsidRPr="001B223C">
        <w:rPr>
          <w:rFonts w:asciiTheme="majorHAnsi" w:hAnsiTheme="majorHAnsi" w:cstheme="majorHAnsi"/>
        </w:rPr>
        <w:t xml:space="preserve"> the Baganda, which created a concentration of power in the </w:t>
      </w:r>
      <w:proofErr w:type="spellStart"/>
      <w:r w:rsidRPr="001B223C">
        <w:rPr>
          <w:rFonts w:asciiTheme="majorHAnsi" w:hAnsiTheme="majorHAnsi" w:cstheme="majorHAnsi"/>
        </w:rPr>
        <w:t>centre</w:t>
      </w:r>
      <w:proofErr w:type="spellEnd"/>
      <w:r w:rsidRPr="001B223C">
        <w:rPr>
          <w:rFonts w:asciiTheme="majorHAnsi" w:hAnsiTheme="majorHAnsi" w:cstheme="majorHAnsi"/>
        </w:rPr>
        <w:t>, contrasted with the geographical isolation and post-colonial state neglect of the Jie, whose traditional way of life has been systematically undermined (</w:t>
      </w:r>
      <w:r w:rsidR="00B50783" w:rsidRPr="001B223C">
        <w:rPr>
          <w:rFonts w:asciiTheme="majorHAnsi" w:hAnsiTheme="majorHAnsi" w:cstheme="majorHAnsi"/>
        </w:rPr>
        <w:t>Bandyopadhyay and Green, 2016</w:t>
      </w:r>
      <w:r w:rsidRPr="001B223C">
        <w:rPr>
          <w:rFonts w:asciiTheme="majorHAnsi" w:hAnsiTheme="majorHAnsi" w:cstheme="majorHAnsi"/>
        </w:rPr>
        <w:t>). This, to see Jie’s poverty as simply about their way of life is incorrect and ignorant of the histories of different ethnic groups in the country.</w:t>
      </w:r>
    </w:p>
    <w:p w14:paraId="0000039F" w14:textId="77777777" w:rsidR="00D12A07" w:rsidRPr="00E70580" w:rsidRDefault="00000000" w:rsidP="00571BFC">
      <w:pPr>
        <w:jc w:val="both"/>
        <w:rPr>
          <w:rFonts w:asciiTheme="majorHAnsi" w:hAnsiTheme="majorHAnsi" w:cstheme="majorHAnsi"/>
          <w:i/>
          <w:iCs/>
        </w:rPr>
      </w:pPr>
      <w:r w:rsidRPr="00E70580">
        <w:rPr>
          <w:rFonts w:asciiTheme="majorHAnsi" w:hAnsiTheme="majorHAnsi" w:cstheme="majorHAnsi"/>
          <w:i/>
          <w:iCs/>
        </w:rPr>
        <w:t xml:space="preserve"> </w:t>
      </w:r>
    </w:p>
    <w:p w14:paraId="000003A0" w14:textId="77777777" w:rsidR="00D12A07" w:rsidRPr="00E70580" w:rsidRDefault="00000000" w:rsidP="00571BFC">
      <w:pPr>
        <w:jc w:val="both"/>
        <w:rPr>
          <w:rFonts w:asciiTheme="majorHAnsi" w:hAnsiTheme="majorHAnsi" w:cstheme="majorHAnsi"/>
          <w:i/>
          <w:iCs/>
        </w:rPr>
      </w:pPr>
      <w:r w:rsidRPr="00E70580">
        <w:rPr>
          <w:rFonts w:asciiTheme="majorHAnsi" w:hAnsiTheme="majorHAnsi" w:cstheme="majorHAnsi"/>
          <w:i/>
          <w:iCs/>
        </w:rPr>
        <w:t>Ex-Russian Federation and Diverse Colonial Legacies</w:t>
      </w:r>
    </w:p>
    <w:p w14:paraId="000003A1" w14:textId="3ABF8380" w:rsidR="00D12A07" w:rsidRPr="001B223C" w:rsidRDefault="00000000" w:rsidP="00571BFC">
      <w:pPr>
        <w:jc w:val="both"/>
        <w:rPr>
          <w:rFonts w:asciiTheme="majorHAnsi" w:hAnsiTheme="majorHAnsi" w:cstheme="majorHAnsi"/>
          <w:highlight w:val="red"/>
        </w:rPr>
      </w:pPr>
      <w:sdt>
        <w:sdtPr>
          <w:rPr>
            <w:rFonts w:asciiTheme="majorHAnsi" w:hAnsiTheme="majorHAnsi" w:cstheme="majorHAnsi"/>
          </w:rPr>
          <w:tag w:val="goog_rdk_52"/>
          <w:id w:val="1919310333"/>
        </w:sdtPr>
        <w:sdtContent/>
      </w:sdt>
      <w:r w:rsidRPr="001B223C">
        <w:rPr>
          <w:rFonts w:asciiTheme="majorHAnsi" w:hAnsiTheme="majorHAnsi" w:cstheme="majorHAnsi"/>
        </w:rPr>
        <w:t xml:space="preserve">The data for Ex-Russian Federation countries - including Kyrgyzstan (2.35) and Tajikistan (1.81) - illustrates a specific form of internal colonialism where wealth gaps are driven by the legacy of Soviet administrative structures and linguistic dominance. </w:t>
      </w:r>
      <w:r w:rsidR="00F266A9" w:rsidRPr="001B223C">
        <w:rPr>
          <w:rFonts w:asciiTheme="majorHAnsi" w:hAnsiTheme="majorHAnsi" w:cstheme="majorHAnsi"/>
        </w:rPr>
        <w:t>T</w:t>
      </w:r>
      <w:r w:rsidRPr="001B223C">
        <w:rPr>
          <w:rFonts w:asciiTheme="majorHAnsi" w:hAnsiTheme="majorHAnsi" w:cstheme="majorHAnsi"/>
        </w:rPr>
        <w:t xml:space="preserve">he Russian legacy involved the systematic settlement of ethnic Russians and the </w:t>
      </w:r>
      <w:proofErr w:type="spellStart"/>
      <w:r w:rsidRPr="001B223C">
        <w:rPr>
          <w:rFonts w:asciiTheme="majorHAnsi" w:hAnsiTheme="majorHAnsi" w:cstheme="majorHAnsi"/>
        </w:rPr>
        <w:t>institutionalisation</w:t>
      </w:r>
      <w:proofErr w:type="spellEnd"/>
      <w:r w:rsidRPr="001B223C">
        <w:rPr>
          <w:rFonts w:asciiTheme="majorHAnsi" w:hAnsiTheme="majorHAnsi" w:cstheme="majorHAnsi"/>
        </w:rPr>
        <w:t xml:space="preserve"> of the Russian language as the primary vehicle for political and economic mobility (</w:t>
      </w:r>
      <w:proofErr w:type="spellStart"/>
      <w:r w:rsidR="00F266A9" w:rsidRPr="001B223C">
        <w:rPr>
          <w:rFonts w:asciiTheme="majorHAnsi" w:hAnsiTheme="majorHAnsi" w:cstheme="majorHAnsi"/>
        </w:rPr>
        <w:t>Etkind</w:t>
      </w:r>
      <w:proofErr w:type="spellEnd"/>
      <w:r w:rsidR="00F266A9" w:rsidRPr="001B223C">
        <w:rPr>
          <w:rFonts w:asciiTheme="majorHAnsi" w:hAnsiTheme="majorHAnsi" w:cstheme="majorHAnsi"/>
        </w:rPr>
        <w:t>, 2011; Khalid, 2015</w:t>
      </w:r>
      <w:r w:rsidRPr="001B223C">
        <w:rPr>
          <w:rFonts w:asciiTheme="majorHAnsi" w:hAnsiTheme="majorHAnsi" w:cstheme="majorHAnsi"/>
        </w:rPr>
        <w:t xml:space="preserve">). In these contexts, groups that did not adopt the dominant administrative culture remain tethered to rural, agrarian sectors. This contrasts with the divide and rule tactics seen in Nigeria (2.71) or Uganda (3.31), but while the mechanisms differ - one focusing on extraction through local intermediaries and the other on total administrative assimilation - the result is the same: a structural wealth divide where the least wealthy ethnic group is linguistically and politically </w:t>
      </w:r>
      <w:r w:rsidRPr="001B223C">
        <w:rPr>
          <w:rFonts w:asciiTheme="majorHAnsi" w:hAnsiTheme="majorHAnsi" w:cstheme="majorHAnsi"/>
        </w:rPr>
        <w:lastRenderedPageBreak/>
        <w:t>peripheral. There is also evidence that as the Soviet empire fell and overall economic inequality grew, these group-based inequalities are being hardened (</w:t>
      </w:r>
      <w:r w:rsidR="00F266A9" w:rsidRPr="001B223C">
        <w:rPr>
          <w:rFonts w:asciiTheme="majorHAnsi" w:hAnsiTheme="majorHAnsi" w:cstheme="majorHAnsi"/>
        </w:rPr>
        <w:t>Milanovic, 1998</w:t>
      </w:r>
      <w:r w:rsidRPr="001B223C">
        <w:rPr>
          <w:rFonts w:asciiTheme="majorHAnsi" w:hAnsiTheme="majorHAnsi" w:cstheme="majorHAnsi"/>
        </w:rPr>
        <w:t>).</w:t>
      </w:r>
    </w:p>
    <w:p w14:paraId="000003A2" w14:textId="77777777" w:rsidR="00D12A07" w:rsidRPr="001B223C" w:rsidRDefault="00D12A07" w:rsidP="00571BFC">
      <w:pPr>
        <w:jc w:val="both"/>
        <w:rPr>
          <w:rFonts w:asciiTheme="majorHAnsi" w:hAnsiTheme="majorHAnsi" w:cstheme="majorHAnsi"/>
          <w:b/>
          <w:bCs/>
        </w:rPr>
      </w:pPr>
    </w:p>
    <w:p w14:paraId="000003A3" w14:textId="77777777" w:rsidR="00D12A07" w:rsidRPr="00E70580" w:rsidRDefault="00000000" w:rsidP="00571BFC">
      <w:pPr>
        <w:jc w:val="both"/>
        <w:rPr>
          <w:rFonts w:asciiTheme="majorHAnsi" w:hAnsiTheme="majorHAnsi" w:cstheme="majorHAnsi"/>
          <w:i/>
          <w:iCs/>
        </w:rPr>
      </w:pPr>
      <w:sdt>
        <w:sdtPr>
          <w:rPr>
            <w:rFonts w:asciiTheme="majorHAnsi" w:hAnsiTheme="majorHAnsi" w:cstheme="majorHAnsi"/>
          </w:rPr>
          <w:tag w:val="goog_rdk_53"/>
          <w:id w:val="-710363012"/>
        </w:sdtPr>
        <w:sdtContent/>
      </w:sdt>
      <w:r w:rsidRPr="00E70580">
        <w:rPr>
          <w:rFonts w:asciiTheme="majorHAnsi" w:hAnsiTheme="majorHAnsi" w:cstheme="majorHAnsi"/>
          <w:i/>
          <w:iCs/>
        </w:rPr>
        <w:t>New Inequalities: Immigration and Refugee Status in Jordan</w:t>
      </w:r>
    </w:p>
    <w:p w14:paraId="000003A4" w14:textId="203B6C1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 inequality between Syrian refugees and Jordanian citizens (1.42) is a contemporary and primarily socioeconomic disparity driven by the massive influx of displaced persons during the Syrian civil war (which began in 2011), Jordan's limited resources, legal restrictions on refugee </w:t>
      </w:r>
      <w:proofErr w:type="spellStart"/>
      <w:r w:rsidRPr="001B223C">
        <w:rPr>
          <w:rFonts w:asciiTheme="majorHAnsi" w:hAnsiTheme="majorHAnsi" w:cstheme="majorHAnsi"/>
        </w:rPr>
        <w:t>labour</w:t>
      </w:r>
      <w:proofErr w:type="spellEnd"/>
      <w:r w:rsidRPr="001B223C">
        <w:rPr>
          <w:rFonts w:asciiTheme="majorHAnsi" w:hAnsiTheme="majorHAnsi" w:cstheme="majorHAnsi"/>
        </w:rPr>
        <w:t xml:space="preserve">, and the resulting strain on the host country's economy and social services (World Bank, 2013). This situation is fundamentally different from historical ethnic inequalities, as it is </w:t>
      </w:r>
      <w:proofErr w:type="spellStart"/>
      <w:r w:rsidRPr="001B223C">
        <w:rPr>
          <w:rFonts w:asciiTheme="majorHAnsi" w:hAnsiTheme="majorHAnsi" w:cstheme="majorHAnsi"/>
        </w:rPr>
        <w:t>centred</w:t>
      </w:r>
      <w:proofErr w:type="spellEnd"/>
      <w:r w:rsidRPr="001B223C">
        <w:rPr>
          <w:rFonts w:asciiTheme="majorHAnsi" w:hAnsiTheme="majorHAnsi" w:cstheme="majorHAnsi"/>
        </w:rPr>
        <w:t xml:space="preserve"> on legal status (refugee vs. citizen) rather than long-standing indigenous ethnic stratification. However, this does not mean it lacks policy lessons or historical context. Jordan’s approach is deeply informed by its own, relatively positive, history with absorbing Palestinians, who were forcibly driven out of their homeland and now comprise a significant portion of the Jordanian population. </w:t>
      </w:r>
      <w:sdt>
        <w:sdtPr>
          <w:rPr>
            <w:rFonts w:asciiTheme="majorHAnsi" w:hAnsiTheme="majorHAnsi" w:cstheme="majorHAnsi"/>
          </w:rPr>
          <w:tag w:val="goog_rdk_54"/>
          <w:id w:val="698990474"/>
        </w:sdtPr>
        <w:sdtContent/>
      </w:sdt>
      <w:r w:rsidRPr="001B223C">
        <w:rPr>
          <w:rFonts w:asciiTheme="majorHAnsi" w:hAnsiTheme="majorHAnsi" w:cstheme="majorHAnsi"/>
        </w:rPr>
        <w:t>This history provides a unique parallel: while the Syrian crisis is a new inequality of legal status, it operates within a state that has spent decades navigating the transition of a displaced group from temporary refugees to a core, yet often economically distinct, demographic. While not perfect on political inclusion, the Jordanian case suggests that with a proactive policy to grant full citizenship and integrate displaced groups into the formal economy, as they did with the Palestinians, temporary legal status does not have to harden into a permanent horizontal inequality (Reiter, 2004). However, to date the Syrians have not been treated similarly.</w:t>
      </w:r>
    </w:p>
    <w:p w14:paraId="000003A5" w14:textId="77777777" w:rsidR="00D12A07" w:rsidRPr="001B223C" w:rsidRDefault="00D12A07" w:rsidP="00571BFC">
      <w:pPr>
        <w:jc w:val="both"/>
        <w:rPr>
          <w:rFonts w:asciiTheme="majorHAnsi" w:hAnsiTheme="majorHAnsi" w:cstheme="majorHAnsi"/>
        </w:rPr>
      </w:pPr>
    </w:p>
    <w:p w14:paraId="000003A6" w14:textId="77777777" w:rsidR="00D12A07" w:rsidRPr="00E70580" w:rsidRDefault="00000000" w:rsidP="00571BFC">
      <w:pPr>
        <w:jc w:val="both"/>
        <w:rPr>
          <w:rFonts w:asciiTheme="majorHAnsi" w:hAnsiTheme="majorHAnsi" w:cstheme="majorHAnsi"/>
          <w:i/>
          <w:iCs/>
        </w:rPr>
      </w:pPr>
      <w:r w:rsidRPr="00E70580">
        <w:rPr>
          <w:rFonts w:asciiTheme="majorHAnsi" w:hAnsiTheme="majorHAnsi" w:cstheme="majorHAnsi"/>
          <w:i/>
          <w:iCs/>
        </w:rPr>
        <w:t>Path dependency</w:t>
      </w:r>
    </w:p>
    <w:p w14:paraId="000003A7"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 cumulative impact of these historical and structural factors manifests in sticky path dependencies that resist change even after legal reforms. In countries with wealth gaps exceeding 2.0, such as Paraguay (2.89) and Benin (2.5), the social and infrastructural neglect of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is not merely a symptom of poverty but an active structural barrier to development. These histories of injustice - ranging from land dispossession to codified legal inequality - ensure that dominant groups continue to benefit from superior access to capital and land. Ultimately, contemporary ethnic wealth gaps are the deliberate result of centuries of systemic exclusion, where historical injustices continue to limit basic assets and slow overall efforts to reduce poverty. More contemporary factors, such as climate change, are then added to these historical inequalities, meaning that, because of geographic positioning and lack of infrastructure, groups like the Jie, are more adversely affected and further anchored at the bottom of the wealth hierarchy.</w:t>
      </w:r>
    </w:p>
    <w:p w14:paraId="000003A8"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Ultimately, the histories of injustice in these countries are written into this topline mapping, proving that contemporary ethnic wealth gaps are not accidental, but are the deliberate result of centuries of systemic exclusion and exploitation.</w:t>
      </w:r>
    </w:p>
    <w:p w14:paraId="000003A9"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 xml:space="preserve"> </w:t>
      </w:r>
    </w:p>
    <w:p w14:paraId="000003AA" w14:textId="77777777" w:rsidR="00D12A07" w:rsidRDefault="00000000" w:rsidP="00571BFC">
      <w:pPr>
        <w:jc w:val="both"/>
        <w:rPr>
          <w:rFonts w:asciiTheme="majorHAnsi" w:hAnsiTheme="majorHAnsi" w:cstheme="majorHAnsi"/>
          <w:b/>
          <w:bCs/>
        </w:rPr>
      </w:pPr>
      <w:r w:rsidRPr="001B223C">
        <w:rPr>
          <w:rFonts w:asciiTheme="majorHAnsi" w:hAnsiTheme="majorHAnsi" w:cstheme="majorHAnsi"/>
          <w:b/>
          <w:bCs/>
        </w:rPr>
        <w:t xml:space="preserve"> </w:t>
      </w:r>
    </w:p>
    <w:p w14:paraId="000003AB" w14:textId="73E82DC2" w:rsidR="00D12A07" w:rsidRPr="001B223C" w:rsidRDefault="008F1CDA" w:rsidP="00571BFC">
      <w:pPr>
        <w:jc w:val="both"/>
        <w:rPr>
          <w:rFonts w:asciiTheme="majorHAnsi" w:hAnsiTheme="majorHAnsi" w:cstheme="majorHAnsi"/>
          <w:b/>
          <w:bCs/>
        </w:rPr>
      </w:pPr>
      <w:r>
        <w:rPr>
          <w:rFonts w:asciiTheme="majorHAnsi" w:hAnsiTheme="majorHAnsi" w:cstheme="majorHAnsi"/>
          <w:b/>
          <w:bCs/>
        </w:rPr>
        <w:t xml:space="preserve">7. </w:t>
      </w:r>
      <w:r w:rsidRPr="001B223C">
        <w:rPr>
          <w:rFonts w:asciiTheme="majorHAnsi" w:hAnsiTheme="majorHAnsi" w:cstheme="majorHAnsi"/>
          <w:b/>
          <w:bCs/>
        </w:rPr>
        <w:t xml:space="preserve">Policy discussion: The problem with </w:t>
      </w:r>
      <w:proofErr w:type="spellStart"/>
      <w:r w:rsidRPr="001B223C">
        <w:rPr>
          <w:rFonts w:asciiTheme="majorHAnsi" w:hAnsiTheme="majorHAnsi" w:cstheme="majorHAnsi"/>
          <w:b/>
          <w:bCs/>
        </w:rPr>
        <w:t>colour</w:t>
      </w:r>
      <w:proofErr w:type="spellEnd"/>
      <w:r w:rsidRPr="001B223C">
        <w:rPr>
          <w:rFonts w:asciiTheme="majorHAnsi" w:hAnsiTheme="majorHAnsi" w:cstheme="majorHAnsi"/>
          <w:b/>
          <w:bCs/>
        </w:rPr>
        <w:t>-blind policy and revisiting inequality policy</w:t>
      </w:r>
    </w:p>
    <w:p w14:paraId="000003A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3AD" w14:textId="406C8E22"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55"/>
          <w:id w:val="1882171540"/>
          <w:showingPlcHdr/>
        </w:sdtPr>
        <w:sdtContent>
          <w:r w:rsidR="00814014">
            <w:rPr>
              <w:rFonts w:asciiTheme="majorHAnsi" w:hAnsiTheme="majorHAnsi" w:cstheme="majorHAnsi"/>
            </w:rPr>
            <w:t xml:space="preserve">     </w:t>
          </w:r>
        </w:sdtContent>
      </w:sdt>
      <w:r w:rsidRPr="001B223C">
        <w:rPr>
          <w:rFonts w:asciiTheme="majorHAnsi" w:hAnsiTheme="majorHAnsi" w:cstheme="majorHAnsi"/>
        </w:rPr>
        <w:t xml:space="preserve">The findings here represent a significant contrast with the analysis in key recent reports on inequality. Contemporary policy frameworks from major international institutions primarily </w:t>
      </w:r>
      <w:proofErr w:type="spellStart"/>
      <w:r w:rsidRPr="001B223C">
        <w:rPr>
          <w:rFonts w:asciiTheme="majorHAnsi" w:hAnsiTheme="majorHAnsi" w:cstheme="majorHAnsi"/>
        </w:rPr>
        <w:t>prioritise</w:t>
      </w:r>
      <w:proofErr w:type="spellEnd"/>
      <w:r w:rsidRPr="001B223C">
        <w:rPr>
          <w:rFonts w:asciiTheme="majorHAnsi" w:hAnsiTheme="majorHAnsi" w:cstheme="majorHAnsi"/>
        </w:rPr>
        <w:t xml:space="preserve"> vertical inequality - the gap between the richest and poorest individuals - while largely overlooking the horizontal ethnic and racial disparities highlighted in this study. This constitutes not just an analy</w:t>
      </w:r>
      <w:r w:rsidR="00C91393">
        <w:rPr>
          <w:rFonts w:asciiTheme="majorHAnsi" w:hAnsiTheme="majorHAnsi" w:cstheme="majorHAnsi"/>
        </w:rPr>
        <w:t xml:space="preserve">tical </w:t>
      </w:r>
      <w:r w:rsidRPr="001B223C">
        <w:rPr>
          <w:rFonts w:asciiTheme="majorHAnsi" w:hAnsiTheme="majorHAnsi" w:cstheme="majorHAnsi"/>
        </w:rPr>
        <w:t xml:space="preserve">but </w:t>
      </w:r>
      <w:r w:rsidR="00C91393">
        <w:rPr>
          <w:rFonts w:asciiTheme="majorHAnsi" w:hAnsiTheme="majorHAnsi" w:cstheme="majorHAnsi"/>
        </w:rPr>
        <w:t xml:space="preserve">also </w:t>
      </w:r>
      <w:r w:rsidRPr="001B223C">
        <w:rPr>
          <w:rFonts w:asciiTheme="majorHAnsi" w:hAnsiTheme="majorHAnsi" w:cstheme="majorHAnsi"/>
        </w:rPr>
        <w:t xml:space="preserve">a policy mismatch. Recent flagship publications from the World Bank </w:t>
      </w:r>
      <w:r w:rsidR="002743A4" w:rsidRPr="001B223C">
        <w:rPr>
          <w:rFonts w:asciiTheme="majorHAnsi" w:hAnsiTheme="majorHAnsi" w:cstheme="majorHAnsi"/>
        </w:rPr>
        <w:t xml:space="preserve">(2024) </w:t>
      </w:r>
      <w:r w:rsidRPr="001B223C">
        <w:rPr>
          <w:rFonts w:asciiTheme="majorHAnsi" w:hAnsiTheme="majorHAnsi" w:cstheme="majorHAnsi"/>
        </w:rPr>
        <w:t>and OECD</w:t>
      </w:r>
      <w:r w:rsidR="002743A4" w:rsidRPr="001B223C">
        <w:rPr>
          <w:rFonts w:asciiTheme="majorHAnsi" w:hAnsiTheme="majorHAnsi" w:cstheme="majorHAnsi"/>
        </w:rPr>
        <w:t xml:space="preserve"> (2024)</w:t>
      </w:r>
      <w:r w:rsidRPr="001B223C">
        <w:rPr>
          <w:rFonts w:asciiTheme="majorHAnsi" w:hAnsiTheme="majorHAnsi" w:cstheme="majorHAnsi"/>
        </w:rPr>
        <w:t xml:space="preserve"> tend to treat ‘the poor’ as a monolithic category, focusing on human capital and tax-and-transfer systems as the primary levers for mobility. Crucially, when these reports do acknowledge group-based disparities, they often relegate them to a separate ‘social exclusion’ category. By siphoning ethnic and racial gaps into the realm of social friction or identity politics, they occupy a conceptual space decoupled from the economic analysis of wealth and income. This separation obscures the fact that the poor in many nations are not a random assortment of individuals but are almost exclusively comprised of specific racial and ethnic identities.</w:t>
      </w:r>
    </w:p>
    <w:p w14:paraId="000003AE" w14:textId="77777777" w:rsidR="00D12A07" w:rsidRPr="001B223C" w:rsidRDefault="00D12A07" w:rsidP="00571BFC">
      <w:pPr>
        <w:jc w:val="both"/>
        <w:rPr>
          <w:rFonts w:asciiTheme="majorHAnsi" w:hAnsiTheme="majorHAnsi" w:cstheme="majorHAnsi"/>
        </w:rPr>
      </w:pPr>
    </w:p>
    <w:p w14:paraId="000003AF" w14:textId="132E3A01"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56"/>
          <w:id w:val="984045375"/>
          <w:showingPlcHdr/>
        </w:sdtPr>
        <w:sdtContent>
          <w:r w:rsidR="00814014">
            <w:rPr>
              <w:rFonts w:asciiTheme="majorHAnsi" w:hAnsiTheme="majorHAnsi" w:cstheme="majorHAnsi"/>
            </w:rPr>
            <w:t xml:space="preserve">     </w:t>
          </w:r>
        </w:sdtContent>
      </w:sdt>
      <w:r w:rsidRPr="001B223C">
        <w:rPr>
          <w:rFonts w:asciiTheme="majorHAnsi" w:hAnsiTheme="majorHAnsi" w:cstheme="majorHAnsi"/>
        </w:rPr>
        <w:t xml:space="preserve">Even among more progressive </w:t>
      </w:r>
      <w:proofErr w:type="spellStart"/>
      <w:r w:rsidRPr="001B223C">
        <w:rPr>
          <w:rFonts w:asciiTheme="majorHAnsi" w:hAnsiTheme="majorHAnsi" w:cstheme="majorHAnsi"/>
        </w:rPr>
        <w:t>organisations</w:t>
      </w:r>
      <w:proofErr w:type="spellEnd"/>
      <w:r w:rsidRPr="001B223C">
        <w:rPr>
          <w:rFonts w:asciiTheme="majorHAnsi" w:hAnsiTheme="majorHAnsi" w:cstheme="majorHAnsi"/>
        </w:rPr>
        <w:t>, the focus remains primarily on capital concentration</w:t>
      </w:r>
      <w:r w:rsidR="00F81576" w:rsidRPr="001B223C">
        <w:rPr>
          <w:rFonts w:asciiTheme="majorHAnsi" w:hAnsiTheme="majorHAnsi" w:cstheme="majorHAnsi"/>
        </w:rPr>
        <w:t xml:space="preserve"> by income or wealth group</w:t>
      </w:r>
      <w:r w:rsidRPr="001B223C">
        <w:rPr>
          <w:rFonts w:asciiTheme="majorHAnsi" w:hAnsiTheme="majorHAnsi" w:cstheme="majorHAnsi"/>
        </w:rPr>
        <w:t xml:space="preserve">. The World Inequality Reports (Piketty et al.), including the most recent edition in late 2025, provide exhaustive data on wealth shares but continue to relegate race and ethnicity to footnotes. This conceptual splitting means that even the most rigorous wealth analyses fail to explain why national inequality remains so sticky. They ignore the reality that overall income inequality is often a direct symptom of group-based exclusions. Poverty and inequality </w:t>
      </w:r>
      <w:proofErr w:type="gramStart"/>
      <w:r w:rsidRPr="001B223C">
        <w:rPr>
          <w:rFonts w:asciiTheme="majorHAnsi" w:hAnsiTheme="majorHAnsi" w:cstheme="majorHAnsi"/>
        </w:rPr>
        <w:t>are a reflection of</w:t>
      </w:r>
      <w:proofErr w:type="gramEnd"/>
      <w:r w:rsidRPr="001B223C">
        <w:rPr>
          <w:rFonts w:asciiTheme="majorHAnsi" w:hAnsiTheme="majorHAnsi" w:cstheme="majorHAnsi"/>
        </w:rPr>
        <w:t xml:space="preserve"> racism. </w:t>
      </w:r>
    </w:p>
    <w:p w14:paraId="000003B0" w14:textId="77777777" w:rsidR="00D12A07" w:rsidRPr="001B223C" w:rsidRDefault="00D12A07" w:rsidP="00571BFC">
      <w:pPr>
        <w:jc w:val="both"/>
        <w:rPr>
          <w:rFonts w:asciiTheme="majorHAnsi" w:hAnsiTheme="majorHAnsi" w:cstheme="majorHAnsi"/>
        </w:rPr>
      </w:pPr>
    </w:p>
    <w:p w14:paraId="000003B1"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Furthermore, issues of regional inequality are also largely absent from key reports and policy proposals on inequality. </w:t>
      </w:r>
      <w:sdt>
        <w:sdtPr>
          <w:rPr>
            <w:rFonts w:asciiTheme="majorHAnsi" w:hAnsiTheme="majorHAnsi" w:cstheme="majorHAnsi"/>
          </w:rPr>
          <w:tag w:val="goog_rdk_57"/>
          <w:id w:val="-933397871"/>
        </w:sdtPr>
        <w:sdtContent/>
      </w:sdt>
      <w:r w:rsidRPr="001B223C">
        <w:rPr>
          <w:rFonts w:asciiTheme="majorHAnsi" w:hAnsiTheme="majorHAnsi" w:cstheme="majorHAnsi"/>
        </w:rPr>
        <w:t xml:space="preserve">When Oxfam or the World Inequality Lab discuss wealth concentration without addressing the geographic separation of groups like the </w:t>
      </w:r>
      <w:proofErr w:type="spellStart"/>
      <w:r w:rsidRPr="001B223C">
        <w:rPr>
          <w:rFonts w:asciiTheme="majorHAnsi" w:hAnsiTheme="majorHAnsi" w:cstheme="majorHAnsi"/>
        </w:rPr>
        <w:t>Yakan</w:t>
      </w:r>
      <w:proofErr w:type="spellEnd"/>
      <w:r w:rsidRPr="001B223C">
        <w:rPr>
          <w:rFonts w:asciiTheme="majorHAnsi" w:hAnsiTheme="majorHAnsi" w:cstheme="majorHAnsi"/>
        </w:rPr>
        <w:t xml:space="preserve"> in the Philippines or the Jie in Uganda, they miss the structural engine that drives the very wealth concentration they seek to solve.</w:t>
      </w:r>
    </w:p>
    <w:p w14:paraId="000003B2" w14:textId="77777777" w:rsidR="00D12A07" w:rsidRPr="001B223C" w:rsidRDefault="00D12A07" w:rsidP="00571BFC">
      <w:pPr>
        <w:jc w:val="both"/>
        <w:rPr>
          <w:rFonts w:asciiTheme="majorHAnsi" w:hAnsiTheme="majorHAnsi" w:cstheme="majorHAnsi"/>
        </w:rPr>
      </w:pPr>
    </w:p>
    <w:p w14:paraId="000003B3" w14:textId="77777777" w:rsidR="00D12A07" w:rsidRPr="001B223C" w:rsidRDefault="00000000" w:rsidP="00571BFC">
      <w:pPr>
        <w:jc w:val="both"/>
        <w:rPr>
          <w:rFonts w:asciiTheme="majorHAnsi" w:hAnsiTheme="majorHAnsi" w:cstheme="majorHAnsi"/>
          <w:i/>
          <w:iCs/>
        </w:rPr>
      </w:pPr>
      <w:r w:rsidRPr="001B223C">
        <w:rPr>
          <w:rFonts w:asciiTheme="majorHAnsi" w:hAnsiTheme="majorHAnsi" w:cstheme="majorHAnsi"/>
          <w:i/>
          <w:iCs/>
        </w:rPr>
        <w:t>Policy implications: Recognition-based redistribution?</w:t>
      </w:r>
    </w:p>
    <w:p w14:paraId="000003B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 findings in this paper suggest that unless policies specifically address exclusion from patronage and legal invisibility, standard redistribution will fail. A colorblind policy of increasing national education spending often results in top groups residing near administrative centers absorb the benefits, further widening the gap with the periphery. This creates a policy blind spot where the scale of ethnic disparities is ignored in </w:t>
      </w:r>
      <w:proofErr w:type="spellStart"/>
      <w:r w:rsidRPr="001B223C">
        <w:rPr>
          <w:rFonts w:asciiTheme="majorHAnsi" w:hAnsiTheme="majorHAnsi" w:cstheme="majorHAnsi"/>
        </w:rPr>
        <w:t>favour</w:t>
      </w:r>
      <w:proofErr w:type="spellEnd"/>
      <w:r w:rsidRPr="001B223C">
        <w:rPr>
          <w:rFonts w:asciiTheme="majorHAnsi" w:hAnsiTheme="majorHAnsi" w:cstheme="majorHAnsi"/>
        </w:rPr>
        <w:t xml:space="preserve"> of aggregate national statistics. To reduce inequality, the framing must shift from simple redistribution to a recognition-based redistribution that acknowledges the historical and legal factors as well as the systemic prejudice that prevents specific groups from accumulating assets.</w:t>
      </w:r>
    </w:p>
    <w:p w14:paraId="000003B5" w14:textId="77777777" w:rsidR="00D12A07" w:rsidRPr="001B223C" w:rsidRDefault="00D12A07" w:rsidP="00571BFC">
      <w:pPr>
        <w:jc w:val="both"/>
        <w:rPr>
          <w:rFonts w:asciiTheme="majorHAnsi" w:hAnsiTheme="majorHAnsi" w:cstheme="majorHAnsi"/>
        </w:rPr>
      </w:pPr>
    </w:p>
    <w:p w14:paraId="000003B6"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One promising path forward is targeted universalism, which bridges the gap between universal social goals and the specific needs of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xml:space="preserve"> groups. Unlike traditional affirmative action, which can flare up ethnic tensions by appearing to </w:t>
      </w:r>
      <w:proofErr w:type="spellStart"/>
      <w:r w:rsidRPr="001B223C">
        <w:rPr>
          <w:rFonts w:asciiTheme="majorHAnsi" w:hAnsiTheme="majorHAnsi" w:cstheme="majorHAnsi"/>
        </w:rPr>
        <w:t>favour</w:t>
      </w:r>
      <w:proofErr w:type="spellEnd"/>
      <w:r w:rsidRPr="001B223C">
        <w:rPr>
          <w:rFonts w:asciiTheme="majorHAnsi" w:hAnsiTheme="majorHAnsi" w:cstheme="majorHAnsi"/>
        </w:rPr>
        <w:t xml:space="preserve"> one group over another, targeted universalism sets a universal goal for the entire population (e.g. 100 per cent access to clean water) but employs targeted strategies to reach it based on the specific barriers - geographic, linguistic, or legal - each group faces. By framing the goal as a universal right, it </w:t>
      </w:r>
      <w:proofErr w:type="spellStart"/>
      <w:r w:rsidRPr="001B223C">
        <w:rPr>
          <w:rFonts w:asciiTheme="majorHAnsi" w:hAnsiTheme="majorHAnsi" w:cstheme="majorHAnsi"/>
        </w:rPr>
        <w:t>minimises</w:t>
      </w:r>
      <w:proofErr w:type="spellEnd"/>
      <w:r w:rsidRPr="001B223C">
        <w:rPr>
          <w:rFonts w:asciiTheme="majorHAnsi" w:hAnsiTheme="majorHAnsi" w:cstheme="majorHAnsi"/>
        </w:rPr>
        <w:t xml:space="preserve"> the perception of competition, which is essential for maintaining social cohesion in countries, especially fragile states.</w:t>
      </w:r>
    </w:p>
    <w:p w14:paraId="000003B7" w14:textId="77777777" w:rsidR="00D12A07" w:rsidRPr="001B223C" w:rsidRDefault="00D12A07" w:rsidP="00571BFC">
      <w:pPr>
        <w:jc w:val="both"/>
        <w:rPr>
          <w:rFonts w:asciiTheme="majorHAnsi" w:hAnsiTheme="majorHAnsi" w:cstheme="majorHAnsi"/>
        </w:rPr>
      </w:pPr>
    </w:p>
    <w:p w14:paraId="000003B8"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lastRenderedPageBreak/>
        <w:t>We can learn from global peace and recognition processes, where acknowledging the unique identity and economic role of a group was the prerequisite for stability. Ultimately, reducing the wealth gaps identified here - reaching as high as 3.31 in Uganda or 2.89 in Paraguay - requires moving beyond establishment economics toward a policy of deep structural repair that targets the specific colonial and geographic roots of the divide.</w:t>
      </w:r>
    </w:p>
    <w:p w14:paraId="000003B9" w14:textId="77777777" w:rsidR="00D12A07" w:rsidRPr="001B223C" w:rsidRDefault="00D12A07" w:rsidP="00571BFC">
      <w:pPr>
        <w:jc w:val="both"/>
        <w:rPr>
          <w:rFonts w:asciiTheme="majorHAnsi" w:hAnsiTheme="majorHAnsi" w:cstheme="majorHAnsi"/>
        </w:rPr>
      </w:pPr>
    </w:p>
    <w:p w14:paraId="000003BA" w14:textId="63449807"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58"/>
          <w:id w:val="-1368670765"/>
          <w:showingPlcHdr/>
        </w:sdtPr>
        <w:sdtContent>
          <w:r w:rsidR="00DB68E2">
            <w:rPr>
              <w:rFonts w:asciiTheme="majorHAnsi" w:hAnsiTheme="majorHAnsi" w:cstheme="majorHAnsi"/>
            </w:rPr>
            <w:t xml:space="preserve">     </w:t>
          </w:r>
        </w:sdtContent>
      </w:sdt>
      <w:r w:rsidRPr="001B223C">
        <w:rPr>
          <w:rFonts w:asciiTheme="majorHAnsi" w:hAnsiTheme="majorHAnsi" w:cstheme="majorHAnsi"/>
        </w:rPr>
        <w:t xml:space="preserve">Of course, the start of a policy shift must be grounded in data </w:t>
      </w:r>
      <w:r w:rsidR="00DB68E2">
        <w:rPr>
          <w:rFonts w:asciiTheme="majorHAnsi" w:hAnsiTheme="majorHAnsi" w:cstheme="majorHAnsi"/>
        </w:rPr>
        <w:t>–</w:t>
      </w:r>
      <w:r w:rsidRPr="001B223C">
        <w:rPr>
          <w:rFonts w:asciiTheme="majorHAnsi" w:hAnsiTheme="majorHAnsi" w:cstheme="majorHAnsi"/>
        </w:rPr>
        <w:t xml:space="preserve"> </w:t>
      </w:r>
      <w:r w:rsidR="00DB68E2">
        <w:rPr>
          <w:rFonts w:asciiTheme="majorHAnsi" w:hAnsiTheme="majorHAnsi" w:cstheme="majorHAnsi"/>
        </w:rPr>
        <w:t xml:space="preserve">which is </w:t>
      </w:r>
      <w:r w:rsidRPr="001B223C">
        <w:rPr>
          <w:rFonts w:asciiTheme="majorHAnsi" w:hAnsiTheme="majorHAnsi" w:cstheme="majorHAnsi"/>
        </w:rPr>
        <w:t>often missing. It is important to note that the evidence presented in this chapter highlights countries that took the initiative to collect data on ethnicity. These countries are</w:t>
      </w:r>
      <w:r w:rsidR="00E6449F">
        <w:rPr>
          <w:rFonts w:asciiTheme="majorHAnsi" w:hAnsiTheme="majorHAnsi" w:cstheme="majorHAnsi"/>
        </w:rPr>
        <w:t xml:space="preserve"> no</w:t>
      </w:r>
      <w:r w:rsidRPr="001B223C">
        <w:rPr>
          <w:rFonts w:asciiTheme="majorHAnsi" w:hAnsiTheme="majorHAnsi" w:cstheme="majorHAnsi"/>
        </w:rPr>
        <w:t xml:space="preserve">t shying away from the </w:t>
      </w:r>
      <w:r w:rsidR="00E6449F" w:rsidRPr="001B223C">
        <w:rPr>
          <w:rFonts w:asciiTheme="majorHAnsi" w:hAnsiTheme="majorHAnsi" w:cstheme="majorHAnsi"/>
        </w:rPr>
        <w:t>problem,</w:t>
      </w:r>
      <w:r w:rsidRPr="001B223C">
        <w:rPr>
          <w:rFonts w:asciiTheme="majorHAnsi" w:hAnsiTheme="majorHAnsi" w:cstheme="majorHAnsi"/>
        </w:rPr>
        <w:t xml:space="preserve"> and they have made this analysis possible. There are other countries where we know racial wealth inequalities are likely to be severe but where the data has not been collected to substantiate this or understand the problem more deeply. India is a major omission from this analysis as their latest DHS survey did not include the ethnicity question used by other countries in our sample. While the survey did ask about religion and caste, these categories were far too broad for a country the size of India to reveal ethnic wealth inequalities. Indonesia may collect data on </w:t>
      </w:r>
      <w:proofErr w:type="gramStart"/>
      <w:r w:rsidRPr="001B223C">
        <w:rPr>
          <w:rFonts w:asciiTheme="majorHAnsi" w:hAnsiTheme="majorHAnsi" w:cstheme="majorHAnsi"/>
        </w:rPr>
        <w:t>ethnicity</w:t>
      </w:r>
      <w:proofErr w:type="gramEnd"/>
      <w:r w:rsidRPr="001B223C">
        <w:rPr>
          <w:rFonts w:asciiTheme="majorHAnsi" w:hAnsiTheme="majorHAnsi" w:cstheme="majorHAnsi"/>
        </w:rPr>
        <w:t xml:space="preserve"> but this is not made public in a format where wealth distributions can be observed. Policies pushing assimilation have persisted since Suharto’s time, and official statistics still use broad categories that leave smaller ethnic groups invisible. French law prohibits the collection of individual-level ethnic data, making it impossible to measure wealth inequality (Morgenstern, 2019). </w:t>
      </w:r>
    </w:p>
    <w:p w14:paraId="000003BB" w14:textId="77777777" w:rsidR="00D12A07" w:rsidRPr="001B223C" w:rsidRDefault="00D12A07" w:rsidP="00571BFC">
      <w:pPr>
        <w:jc w:val="both"/>
        <w:rPr>
          <w:rFonts w:asciiTheme="majorHAnsi" w:hAnsiTheme="majorHAnsi" w:cstheme="majorHAnsi"/>
        </w:rPr>
      </w:pPr>
    </w:p>
    <w:p w14:paraId="000003BE" w14:textId="1688476B" w:rsidR="00D12A07" w:rsidRPr="001B223C" w:rsidRDefault="00D12A07" w:rsidP="00571BFC">
      <w:pPr>
        <w:jc w:val="both"/>
        <w:rPr>
          <w:rFonts w:asciiTheme="majorHAnsi" w:hAnsiTheme="majorHAnsi" w:cstheme="majorHAnsi"/>
        </w:rPr>
      </w:pPr>
    </w:p>
    <w:p w14:paraId="000003BF"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Conclusion</w:t>
      </w:r>
    </w:p>
    <w:p w14:paraId="000003C0" w14:textId="1F959741"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There are three consequential findings from the new data analysis </w:t>
      </w:r>
      <w:r w:rsidR="0073697E">
        <w:rPr>
          <w:rFonts w:asciiTheme="majorHAnsi" w:hAnsiTheme="majorHAnsi" w:cstheme="majorHAnsi"/>
        </w:rPr>
        <w:t xml:space="preserve">reported </w:t>
      </w:r>
      <w:r w:rsidRPr="001B223C">
        <w:rPr>
          <w:rFonts w:asciiTheme="majorHAnsi" w:hAnsiTheme="majorHAnsi" w:cstheme="majorHAnsi"/>
        </w:rPr>
        <w:t xml:space="preserve">in this </w:t>
      </w:r>
      <w:r w:rsidR="0073697E">
        <w:rPr>
          <w:rFonts w:asciiTheme="majorHAnsi" w:hAnsiTheme="majorHAnsi" w:cstheme="majorHAnsi"/>
        </w:rPr>
        <w:t>chapter</w:t>
      </w:r>
      <w:r w:rsidRPr="001B223C">
        <w:rPr>
          <w:rFonts w:asciiTheme="majorHAnsi" w:hAnsiTheme="majorHAnsi" w:cstheme="majorHAnsi"/>
        </w:rPr>
        <w:t xml:space="preserve">. Firstly, inequality between the richest and poorest follows strong racial and ethnic lines. Well-known cases of structural racism - like South Africa and Colombia - are confirmed by this study. But many other countries that have emerged are virtually non-existent in the discourse on structural racism and wealth concentration. This highlights that structural exclusion is a global phenomenon that transcends traditional geographic boundaries, showing that the mechanics of </w:t>
      </w:r>
      <w:proofErr w:type="spellStart"/>
      <w:r w:rsidRPr="001B223C">
        <w:rPr>
          <w:rFonts w:asciiTheme="majorHAnsi" w:hAnsiTheme="majorHAnsi" w:cstheme="majorHAnsi"/>
        </w:rPr>
        <w:t>racialised</w:t>
      </w:r>
      <w:proofErr w:type="spellEnd"/>
      <w:r w:rsidRPr="001B223C">
        <w:rPr>
          <w:rFonts w:asciiTheme="majorHAnsi" w:hAnsiTheme="majorHAnsi" w:cstheme="majorHAnsi"/>
        </w:rPr>
        <w:t xml:space="preserve"> wealth gaps are far more pervasive than mainstream economic literature currently acknowledges.</w:t>
      </w:r>
    </w:p>
    <w:p w14:paraId="000003C1" w14:textId="77777777" w:rsidR="00D12A07" w:rsidRPr="001B223C" w:rsidRDefault="00D12A07" w:rsidP="00571BFC">
      <w:pPr>
        <w:jc w:val="both"/>
        <w:rPr>
          <w:rFonts w:asciiTheme="majorHAnsi" w:hAnsiTheme="majorHAnsi" w:cstheme="majorHAnsi"/>
        </w:rPr>
      </w:pPr>
    </w:p>
    <w:p w14:paraId="000003C2" w14:textId="48D8577A" w:rsidR="00D12A07" w:rsidRPr="001B223C" w:rsidRDefault="00000000" w:rsidP="00571BFC">
      <w:pPr>
        <w:jc w:val="both"/>
        <w:rPr>
          <w:rFonts w:asciiTheme="majorHAnsi" w:hAnsiTheme="majorHAnsi" w:cstheme="majorHAnsi"/>
        </w:rPr>
      </w:pPr>
      <w:r w:rsidRPr="001B223C">
        <w:rPr>
          <w:rFonts w:asciiTheme="majorHAnsi" w:hAnsiTheme="majorHAnsi" w:cstheme="majorHAnsi"/>
        </w:rPr>
        <w:t>Secondly, across the 4</w:t>
      </w:r>
      <w:r w:rsidR="0063216F" w:rsidRPr="001B223C">
        <w:rPr>
          <w:rFonts w:asciiTheme="majorHAnsi" w:hAnsiTheme="majorHAnsi" w:cstheme="majorHAnsi"/>
        </w:rPr>
        <w:t>0</w:t>
      </w:r>
      <w:r w:rsidRPr="001B223C">
        <w:rPr>
          <w:rFonts w:asciiTheme="majorHAnsi" w:hAnsiTheme="majorHAnsi" w:cstheme="majorHAnsi"/>
        </w:rPr>
        <w:t xml:space="preserve"> countries explored here, we find that </w:t>
      </w:r>
      <w:r w:rsidR="00EB024C">
        <w:rPr>
          <w:rFonts w:asciiTheme="majorHAnsi" w:hAnsiTheme="majorHAnsi" w:cstheme="majorHAnsi"/>
        </w:rPr>
        <w:t xml:space="preserve">headline wealth </w:t>
      </w:r>
      <w:r w:rsidR="00DA26EB">
        <w:rPr>
          <w:rFonts w:asciiTheme="majorHAnsi" w:hAnsiTheme="majorHAnsi" w:cstheme="majorHAnsi"/>
        </w:rPr>
        <w:t xml:space="preserve">has </w:t>
      </w:r>
      <w:r w:rsidRPr="001B223C">
        <w:rPr>
          <w:rFonts w:asciiTheme="majorHAnsi" w:hAnsiTheme="majorHAnsi" w:cstheme="majorHAnsi"/>
        </w:rPr>
        <w:t xml:space="preserve">structural wealth distributions, underscoring the need to elevate horizontal inequalities as a policy issue </w:t>
      </w:r>
      <w:proofErr w:type="gramStart"/>
      <w:r w:rsidRPr="001B223C">
        <w:rPr>
          <w:rFonts w:asciiTheme="majorHAnsi" w:hAnsiTheme="majorHAnsi" w:cstheme="majorHAnsi"/>
        </w:rPr>
        <w:t>in its own right and</w:t>
      </w:r>
      <w:proofErr w:type="gramEnd"/>
      <w:r w:rsidRPr="001B223C">
        <w:rPr>
          <w:rFonts w:asciiTheme="majorHAnsi" w:hAnsiTheme="majorHAnsi" w:cstheme="majorHAnsi"/>
        </w:rPr>
        <w:t xml:space="preserve"> in efforts to address income and wealth inequality more broadly. By failing to account for these group-based distributions, global inequality discourse ignores the sticky nature of wealth concentration. It is not merely that individuals are poor; it is that specific groups are systematically anchored to the bottom of the economic distribution. This conceptual gap in mainstream reporting means that ‘colorblind’ vertical redistribution efforts often fail to reach the most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as they do not account for the structural engines that keep certain groups historically and economically immobile.</w:t>
      </w:r>
    </w:p>
    <w:p w14:paraId="000003C3" w14:textId="77777777" w:rsidR="00D12A07" w:rsidRPr="001B223C" w:rsidRDefault="00D12A07" w:rsidP="00571BFC">
      <w:pPr>
        <w:jc w:val="both"/>
        <w:rPr>
          <w:rFonts w:asciiTheme="majorHAnsi" w:hAnsiTheme="majorHAnsi" w:cstheme="majorHAnsi"/>
        </w:rPr>
      </w:pPr>
    </w:p>
    <w:p w14:paraId="000003C4"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Finally, the factors explaining this inequality are rooted in a triple engine of colonial legacy, geographic separation, and </w:t>
      </w:r>
      <w:proofErr w:type="spellStart"/>
      <w:r w:rsidRPr="001B223C">
        <w:rPr>
          <w:rFonts w:asciiTheme="majorHAnsi" w:hAnsiTheme="majorHAnsi" w:cstheme="majorHAnsi"/>
        </w:rPr>
        <w:t>institutionalised</w:t>
      </w:r>
      <w:proofErr w:type="spellEnd"/>
      <w:r w:rsidRPr="001B223C">
        <w:rPr>
          <w:rFonts w:asciiTheme="majorHAnsi" w:hAnsiTheme="majorHAnsi" w:cstheme="majorHAnsi"/>
        </w:rPr>
        <w:t xml:space="preserve"> neglect. This study confirms that factors associated with </w:t>
      </w:r>
      <w:proofErr w:type="spellStart"/>
      <w:r w:rsidRPr="001B223C">
        <w:rPr>
          <w:rFonts w:asciiTheme="majorHAnsi" w:hAnsiTheme="majorHAnsi" w:cstheme="majorHAnsi"/>
        </w:rPr>
        <w:t>colonisation</w:t>
      </w:r>
      <w:proofErr w:type="spellEnd"/>
      <w:r w:rsidRPr="001B223C">
        <w:rPr>
          <w:rFonts w:asciiTheme="majorHAnsi" w:hAnsiTheme="majorHAnsi" w:cstheme="majorHAnsi"/>
        </w:rPr>
        <w:t xml:space="preserve"> are not historical relics but active drivers of modern wealth gaps. When colonial administrations </w:t>
      </w:r>
      <w:proofErr w:type="spellStart"/>
      <w:r w:rsidRPr="001B223C">
        <w:rPr>
          <w:rFonts w:asciiTheme="majorHAnsi" w:hAnsiTheme="majorHAnsi" w:cstheme="majorHAnsi"/>
        </w:rPr>
        <w:t>favoured</w:t>
      </w:r>
      <w:proofErr w:type="spellEnd"/>
      <w:r w:rsidRPr="001B223C">
        <w:rPr>
          <w:rFonts w:asciiTheme="majorHAnsi" w:hAnsiTheme="majorHAnsi" w:cstheme="majorHAnsi"/>
        </w:rPr>
        <w:t xml:space="preserve"> certain groups for patronage, they created path dependencies that were reinforced by concentrating </w:t>
      </w:r>
      <w:r w:rsidRPr="001B223C">
        <w:rPr>
          <w:rFonts w:asciiTheme="majorHAnsi" w:hAnsiTheme="majorHAnsi" w:cstheme="majorHAnsi"/>
        </w:rPr>
        <w:lastRenderedPageBreak/>
        <w:t xml:space="preserve">infrastructure and investment in specific urban </w:t>
      </w:r>
      <w:proofErr w:type="spellStart"/>
      <w:r w:rsidRPr="001B223C">
        <w:rPr>
          <w:rFonts w:asciiTheme="majorHAnsi" w:hAnsiTheme="majorHAnsi" w:cstheme="majorHAnsi"/>
        </w:rPr>
        <w:t>centres</w:t>
      </w:r>
      <w:proofErr w:type="spellEnd"/>
      <w:r w:rsidRPr="001B223C">
        <w:rPr>
          <w:rFonts w:asciiTheme="majorHAnsi" w:hAnsiTheme="majorHAnsi" w:cstheme="majorHAnsi"/>
        </w:rPr>
        <w:t>. This geographic trap ensures that even after legal barriers are removed, groups in the periphery remain significantly more likely to reside in the poorest quintile, barred from the capital and influence necessary for wealth accumulation.</w:t>
      </w:r>
    </w:p>
    <w:p w14:paraId="000003C5" w14:textId="77777777" w:rsidR="00D12A07" w:rsidRPr="001B223C" w:rsidRDefault="00D12A07" w:rsidP="00571BFC">
      <w:pPr>
        <w:jc w:val="both"/>
        <w:rPr>
          <w:rFonts w:asciiTheme="majorHAnsi" w:hAnsiTheme="majorHAnsi" w:cstheme="majorHAnsi"/>
        </w:rPr>
      </w:pPr>
    </w:p>
    <w:p w14:paraId="000003C6" w14:textId="057C428F" w:rsidR="00D12A07" w:rsidRPr="001B223C" w:rsidRDefault="00000000" w:rsidP="00571BFC">
      <w:pPr>
        <w:jc w:val="both"/>
        <w:rPr>
          <w:rFonts w:asciiTheme="majorHAnsi" w:hAnsiTheme="majorHAnsi" w:cstheme="majorHAnsi"/>
        </w:rPr>
      </w:pPr>
      <w:sdt>
        <w:sdtPr>
          <w:rPr>
            <w:rFonts w:asciiTheme="majorHAnsi" w:hAnsiTheme="majorHAnsi" w:cstheme="majorHAnsi"/>
          </w:rPr>
          <w:tag w:val="goog_rdk_61"/>
          <w:id w:val="1259149754"/>
          <w:showingPlcHdr/>
        </w:sdtPr>
        <w:sdtContent>
          <w:r w:rsidR="00814014">
            <w:rPr>
              <w:rFonts w:asciiTheme="majorHAnsi" w:hAnsiTheme="majorHAnsi" w:cstheme="majorHAnsi"/>
            </w:rPr>
            <w:t xml:space="preserve">     </w:t>
          </w:r>
        </w:sdtContent>
      </w:sdt>
      <w:r w:rsidRPr="001B223C">
        <w:rPr>
          <w:rFonts w:asciiTheme="majorHAnsi" w:hAnsiTheme="majorHAnsi" w:cstheme="majorHAnsi"/>
        </w:rPr>
        <w:t xml:space="preserve">Given the overlap between vertical and horizontal inequalities, we propose a new conception of ‘diagonal inequalities.’ This framework acknowledges that to move the needle on vertical income </w:t>
      </w:r>
      <w:r w:rsidR="00E6449F">
        <w:rPr>
          <w:rFonts w:asciiTheme="majorHAnsi" w:hAnsiTheme="majorHAnsi" w:cstheme="majorHAnsi"/>
        </w:rPr>
        <w:t xml:space="preserve">and wealth </w:t>
      </w:r>
      <w:r w:rsidRPr="001B223C">
        <w:rPr>
          <w:rFonts w:asciiTheme="majorHAnsi" w:hAnsiTheme="majorHAnsi" w:cstheme="majorHAnsi"/>
        </w:rPr>
        <w:t xml:space="preserve">distribution, policy must simultaneously cut across horizontal group identities. We argue for a more serious consideration of targeted universalism, in which universal goals are achieved through strategies tailored to the geographic and structural barriers faced by the most </w:t>
      </w:r>
      <w:proofErr w:type="spellStart"/>
      <w:r w:rsidRPr="001B223C">
        <w:rPr>
          <w:rFonts w:asciiTheme="majorHAnsi" w:hAnsiTheme="majorHAnsi" w:cstheme="majorHAnsi"/>
        </w:rPr>
        <w:t>marginalised</w:t>
      </w:r>
      <w:proofErr w:type="spellEnd"/>
      <w:r w:rsidRPr="001B223C">
        <w:rPr>
          <w:rFonts w:asciiTheme="majorHAnsi" w:hAnsiTheme="majorHAnsi" w:cstheme="majorHAnsi"/>
        </w:rPr>
        <w:t>. Ultimately, reducing global wealth inequality requires more than just capital transfers; it requires a deep structural repair of the colonial and geographic divides that continue to define the global economic landscape.</w:t>
      </w:r>
    </w:p>
    <w:p w14:paraId="000003C7" w14:textId="77777777" w:rsidR="00D12A07" w:rsidRPr="001B223C" w:rsidRDefault="00D12A07" w:rsidP="00571BFC">
      <w:pPr>
        <w:jc w:val="both"/>
        <w:rPr>
          <w:rFonts w:asciiTheme="majorHAnsi" w:hAnsiTheme="majorHAnsi" w:cstheme="majorHAnsi"/>
        </w:rPr>
      </w:pPr>
    </w:p>
    <w:p w14:paraId="000003C8" w14:textId="77777777" w:rsidR="00D12A07" w:rsidRPr="001B223C" w:rsidRDefault="00D12A07" w:rsidP="00571BFC">
      <w:pPr>
        <w:jc w:val="both"/>
        <w:rPr>
          <w:rFonts w:asciiTheme="majorHAnsi" w:hAnsiTheme="majorHAnsi" w:cstheme="majorHAnsi"/>
        </w:rPr>
      </w:pPr>
    </w:p>
    <w:p w14:paraId="000003CC" w14:textId="77777777" w:rsidR="00D12A07" w:rsidRPr="001B223C" w:rsidRDefault="00000000" w:rsidP="00571BFC">
      <w:pPr>
        <w:jc w:val="both"/>
        <w:rPr>
          <w:rFonts w:asciiTheme="majorHAnsi" w:hAnsiTheme="majorHAnsi" w:cstheme="majorHAnsi"/>
        </w:rPr>
      </w:pPr>
      <w:r w:rsidRPr="001B223C">
        <w:rPr>
          <w:rFonts w:asciiTheme="majorHAnsi" w:hAnsiTheme="majorHAnsi" w:cstheme="majorHAnsi"/>
        </w:rPr>
        <w:t xml:space="preserve"> </w:t>
      </w:r>
    </w:p>
    <w:p w14:paraId="000003CD" w14:textId="77777777"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References</w:t>
      </w:r>
    </w:p>
    <w:p w14:paraId="000003CF"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Acemoglu, D., Johnson, S., &amp; Robinson, J. A. (2001). The colonial origins of comparative development: An empirical investigation. </w:t>
      </w:r>
      <w:r w:rsidRPr="001B223C">
        <w:rPr>
          <w:rFonts w:asciiTheme="majorHAnsi" w:hAnsiTheme="majorHAnsi" w:cstheme="majorHAnsi"/>
          <w:i/>
          <w:iCs/>
        </w:rPr>
        <w:t>The American Economic Review</w:t>
      </w:r>
      <w:r w:rsidRPr="001B223C">
        <w:rPr>
          <w:rFonts w:asciiTheme="majorHAnsi" w:hAnsiTheme="majorHAnsi" w:cstheme="majorHAnsi"/>
        </w:rPr>
        <w:t>, 91(5), 1369–1401.</w:t>
      </w:r>
    </w:p>
    <w:p w14:paraId="000003D0"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Atkinson, T. (1970). On the measurement of inequality. </w:t>
      </w:r>
      <w:r w:rsidRPr="001B223C">
        <w:rPr>
          <w:rFonts w:asciiTheme="majorHAnsi" w:hAnsiTheme="majorHAnsi" w:cstheme="majorHAnsi"/>
          <w:i/>
          <w:iCs/>
        </w:rPr>
        <w:t>Journal of Economic Theory</w:t>
      </w:r>
      <w:r w:rsidRPr="001B223C">
        <w:rPr>
          <w:rFonts w:asciiTheme="majorHAnsi" w:hAnsiTheme="majorHAnsi" w:cstheme="majorHAnsi"/>
        </w:rPr>
        <w:t>, 2(3), 244–263.</w:t>
      </w:r>
      <w:hyperlink r:id="rId15">
        <w:r w:rsidR="00D12A07" w:rsidRPr="001B223C">
          <w:rPr>
            <w:rFonts w:asciiTheme="majorHAnsi" w:hAnsiTheme="majorHAnsi" w:cstheme="majorHAnsi"/>
          </w:rPr>
          <w:t xml:space="preserve"> </w:t>
        </w:r>
      </w:hyperlink>
      <w:hyperlink r:id="rId16">
        <w:r w:rsidR="00D12A07" w:rsidRPr="001B223C">
          <w:rPr>
            <w:rFonts w:asciiTheme="majorHAnsi" w:hAnsiTheme="majorHAnsi" w:cstheme="majorHAnsi"/>
            <w:color w:val="1155CC"/>
            <w:u w:val="single"/>
          </w:rPr>
          <w:t>https://doi.org/10.1016/0022-0531(70)90039-6</w:t>
        </w:r>
      </w:hyperlink>
    </w:p>
    <w:p w14:paraId="70B70BDB" w14:textId="77777777" w:rsidR="00B50783" w:rsidRPr="001B223C" w:rsidRDefault="00B50783" w:rsidP="00571BFC">
      <w:pPr>
        <w:spacing w:before="240" w:after="240"/>
        <w:jc w:val="both"/>
        <w:rPr>
          <w:rFonts w:asciiTheme="majorHAnsi" w:hAnsiTheme="majorHAnsi" w:cstheme="majorHAnsi"/>
        </w:rPr>
      </w:pPr>
      <w:r w:rsidRPr="001B223C">
        <w:rPr>
          <w:rFonts w:asciiTheme="majorHAnsi" w:hAnsiTheme="majorHAnsi" w:cstheme="majorHAnsi"/>
        </w:rPr>
        <w:t xml:space="preserve">Bandyopadhyay, S., &amp; Green, E. (2016). Precolonial political centralization and contemporary development in Uganda. </w:t>
      </w:r>
      <w:r w:rsidRPr="001B223C">
        <w:rPr>
          <w:rFonts w:asciiTheme="majorHAnsi" w:hAnsiTheme="majorHAnsi" w:cstheme="majorHAnsi"/>
          <w:i/>
          <w:iCs/>
        </w:rPr>
        <w:t>Economic Development and Cultural Change</w:t>
      </w:r>
      <w:r w:rsidRPr="001B223C">
        <w:rPr>
          <w:rFonts w:asciiTheme="majorHAnsi" w:hAnsiTheme="majorHAnsi" w:cstheme="majorHAnsi"/>
        </w:rPr>
        <w:t xml:space="preserve">, </w:t>
      </w:r>
      <w:r w:rsidRPr="001B223C">
        <w:rPr>
          <w:rFonts w:asciiTheme="majorHAnsi" w:hAnsiTheme="majorHAnsi" w:cstheme="majorHAnsi"/>
          <w:i/>
          <w:iCs/>
        </w:rPr>
        <w:t>64</w:t>
      </w:r>
      <w:r w:rsidRPr="001B223C">
        <w:rPr>
          <w:rFonts w:asciiTheme="majorHAnsi" w:hAnsiTheme="majorHAnsi" w:cstheme="majorHAnsi"/>
        </w:rPr>
        <w:t xml:space="preserve">(3), 471–508 </w:t>
      </w:r>
    </w:p>
    <w:p w14:paraId="000003D1" w14:textId="3EFFA704"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Chancel, L., Gómez-Carrera, R., </w:t>
      </w:r>
      <w:proofErr w:type="spellStart"/>
      <w:r w:rsidRPr="001B223C">
        <w:rPr>
          <w:rFonts w:asciiTheme="majorHAnsi" w:hAnsiTheme="majorHAnsi" w:cstheme="majorHAnsi"/>
        </w:rPr>
        <w:t>Moshrif</w:t>
      </w:r>
      <w:proofErr w:type="spellEnd"/>
      <w:r w:rsidRPr="001B223C">
        <w:rPr>
          <w:rFonts w:asciiTheme="majorHAnsi" w:hAnsiTheme="majorHAnsi" w:cstheme="majorHAnsi"/>
        </w:rPr>
        <w:t xml:space="preserve">, R., Piketty, T., et al. (2025). </w:t>
      </w:r>
      <w:r w:rsidRPr="001B223C">
        <w:rPr>
          <w:rFonts w:asciiTheme="majorHAnsi" w:hAnsiTheme="majorHAnsi" w:cstheme="majorHAnsi"/>
          <w:i/>
          <w:iCs/>
        </w:rPr>
        <w:t>World Inequality Report 2026</w:t>
      </w:r>
      <w:r w:rsidRPr="001B223C">
        <w:rPr>
          <w:rFonts w:asciiTheme="majorHAnsi" w:hAnsiTheme="majorHAnsi" w:cstheme="majorHAnsi"/>
        </w:rPr>
        <w:t>. World Inequality Lab.</w:t>
      </w:r>
    </w:p>
    <w:p w14:paraId="000003D2"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Chauhan, A., Walton, M., Manias, E., et al. (2020). The safety of health care for ethnic minority patients: A systematic review. </w:t>
      </w:r>
      <w:r w:rsidRPr="001B223C">
        <w:rPr>
          <w:rFonts w:asciiTheme="majorHAnsi" w:hAnsiTheme="majorHAnsi" w:cstheme="majorHAnsi"/>
          <w:i/>
          <w:iCs/>
        </w:rPr>
        <w:t>International Journal for Equity in Health</w:t>
      </w:r>
      <w:r w:rsidRPr="001B223C">
        <w:rPr>
          <w:rFonts w:asciiTheme="majorHAnsi" w:hAnsiTheme="majorHAnsi" w:cstheme="majorHAnsi"/>
        </w:rPr>
        <w:t>, 19(118).</w:t>
      </w:r>
      <w:hyperlink r:id="rId17">
        <w:r w:rsidR="00D12A07" w:rsidRPr="001B223C">
          <w:rPr>
            <w:rFonts w:asciiTheme="majorHAnsi" w:hAnsiTheme="majorHAnsi" w:cstheme="majorHAnsi"/>
          </w:rPr>
          <w:t xml:space="preserve"> </w:t>
        </w:r>
      </w:hyperlink>
      <w:hyperlink r:id="rId18">
        <w:r w:rsidR="00D12A07" w:rsidRPr="001B223C">
          <w:rPr>
            <w:rFonts w:asciiTheme="majorHAnsi" w:hAnsiTheme="majorHAnsi" w:cstheme="majorHAnsi"/>
            <w:color w:val="1155CC"/>
            <w:u w:val="single"/>
          </w:rPr>
          <w:t>https://doi.org/10.1186/s12939-020-01223-2</w:t>
        </w:r>
      </w:hyperlink>
    </w:p>
    <w:p w14:paraId="000003D3"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Chelwa</w:t>
      </w:r>
      <w:proofErr w:type="spellEnd"/>
      <w:r w:rsidRPr="001B223C">
        <w:rPr>
          <w:rFonts w:asciiTheme="majorHAnsi" w:hAnsiTheme="majorHAnsi" w:cstheme="majorHAnsi"/>
        </w:rPr>
        <w:t xml:space="preserve">, G., </w:t>
      </w:r>
      <w:proofErr w:type="spellStart"/>
      <w:r w:rsidRPr="001B223C">
        <w:rPr>
          <w:rFonts w:asciiTheme="majorHAnsi" w:hAnsiTheme="majorHAnsi" w:cstheme="majorHAnsi"/>
        </w:rPr>
        <w:t>Maboshe</w:t>
      </w:r>
      <w:proofErr w:type="spellEnd"/>
      <w:r w:rsidRPr="001B223C">
        <w:rPr>
          <w:rFonts w:asciiTheme="majorHAnsi" w:hAnsiTheme="majorHAnsi" w:cstheme="majorHAnsi"/>
        </w:rPr>
        <w:t xml:space="preserve">, M., &amp; Hamilton, D. (2024). The racial wealth gap in South Africa and the United States. </w:t>
      </w:r>
      <w:r w:rsidRPr="001B223C">
        <w:rPr>
          <w:rFonts w:asciiTheme="majorHAnsi" w:hAnsiTheme="majorHAnsi" w:cstheme="majorHAnsi"/>
          <w:i/>
          <w:iCs/>
        </w:rPr>
        <w:t>Review of Political Economy</w:t>
      </w:r>
      <w:r w:rsidRPr="001B223C">
        <w:rPr>
          <w:rFonts w:asciiTheme="majorHAnsi" w:hAnsiTheme="majorHAnsi" w:cstheme="majorHAnsi"/>
        </w:rPr>
        <w:t>, 36(2), 423–440.</w:t>
      </w:r>
    </w:p>
    <w:p w14:paraId="000003D4"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Chetty, R., Hendren, N., Jones, M. R., &amp; Porter, S. R. (2018). </w:t>
      </w:r>
      <w:r w:rsidRPr="001B223C">
        <w:rPr>
          <w:rFonts w:asciiTheme="majorHAnsi" w:hAnsiTheme="majorHAnsi" w:cstheme="majorHAnsi"/>
          <w:i/>
          <w:iCs/>
        </w:rPr>
        <w:t>Race and economic opportunity in the United States: An intergenerational perspective</w:t>
      </w:r>
      <w:r w:rsidRPr="001B223C">
        <w:rPr>
          <w:rFonts w:asciiTheme="majorHAnsi" w:hAnsiTheme="majorHAnsi" w:cstheme="majorHAnsi"/>
        </w:rPr>
        <w:t>. The Equality of Opportunity Project.</w:t>
      </w:r>
    </w:p>
    <w:p w14:paraId="000003D5"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Cho, S., Crenshaw, K. W., &amp; McCall, L. (2013). Toward a field of intersectionality studies: Theory, applications, and praxis. </w:t>
      </w:r>
      <w:r w:rsidRPr="001B223C">
        <w:rPr>
          <w:rFonts w:asciiTheme="majorHAnsi" w:hAnsiTheme="majorHAnsi" w:cstheme="majorHAnsi"/>
          <w:i/>
          <w:iCs/>
        </w:rPr>
        <w:t>Signs: Journal of Women in Culture and Society</w:t>
      </w:r>
      <w:r w:rsidRPr="001B223C">
        <w:rPr>
          <w:rFonts w:asciiTheme="majorHAnsi" w:hAnsiTheme="majorHAnsi" w:cstheme="majorHAnsi"/>
        </w:rPr>
        <w:t>, 38(4), 785–810.</w:t>
      </w:r>
    </w:p>
    <w:p w14:paraId="000003D6"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Committee on the Elimination of Racial Discrimination (CERD). (2016). </w:t>
      </w:r>
      <w:r w:rsidRPr="001B223C">
        <w:rPr>
          <w:rFonts w:asciiTheme="majorHAnsi" w:hAnsiTheme="majorHAnsi" w:cstheme="majorHAnsi"/>
          <w:i/>
          <w:iCs/>
        </w:rPr>
        <w:t>Concluding observations on the combined fourth to sixth periodic reports of Paraguay (CERD/C/PRY/CO/4-6)</w:t>
      </w:r>
      <w:r w:rsidRPr="001B223C">
        <w:rPr>
          <w:rFonts w:asciiTheme="majorHAnsi" w:hAnsiTheme="majorHAnsi" w:cstheme="majorHAnsi"/>
        </w:rPr>
        <w:t>. United Nations.</w:t>
      </w:r>
    </w:p>
    <w:p w14:paraId="000003D7" w14:textId="63B2A106"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lastRenderedPageBreak/>
        <w:t xml:space="preserve">Darity Jr, W. A. (2005). Stratification economics: The role of intergroup inequality. </w:t>
      </w:r>
      <w:r w:rsidRPr="001B223C">
        <w:rPr>
          <w:rFonts w:asciiTheme="majorHAnsi" w:hAnsiTheme="majorHAnsi" w:cstheme="majorHAnsi"/>
          <w:i/>
          <w:iCs/>
        </w:rPr>
        <w:t>Journal of Economics and Finance</w:t>
      </w:r>
      <w:r w:rsidRPr="001B223C">
        <w:rPr>
          <w:rFonts w:asciiTheme="majorHAnsi" w:hAnsiTheme="majorHAnsi" w:cstheme="majorHAnsi"/>
        </w:rPr>
        <w:t>, 29(2), 144–153.</w:t>
      </w:r>
    </w:p>
    <w:p w14:paraId="24DF7DB1" w14:textId="77777777" w:rsidR="009D75A2" w:rsidRPr="001B223C" w:rsidRDefault="009D75A2" w:rsidP="009D75A2">
      <w:pPr>
        <w:spacing w:before="240" w:after="240"/>
        <w:jc w:val="both"/>
        <w:rPr>
          <w:rFonts w:asciiTheme="majorHAnsi" w:hAnsiTheme="majorHAnsi" w:cstheme="majorHAnsi"/>
        </w:rPr>
      </w:pPr>
      <w:r w:rsidRPr="00175485">
        <w:rPr>
          <w:rFonts w:asciiTheme="majorHAnsi" w:hAnsiTheme="majorHAnsi" w:cstheme="majorHAnsi"/>
        </w:rPr>
        <w:t xml:space="preserve">De la Fuente, A. (2001). </w:t>
      </w:r>
      <w:r w:rsidRPr="00175485">
        <w:rPr>
          <w:rFonts w:asciiTheme="majorHAnsi" w:hAnsiTheme="majorHAnsi" w:cstheme="majorHAnsi"/>
          <w:i/>
          <w:iCs/>
        </w:rPr>
        <w:t>A nation for all: Race, inequality, and politics in twentieth-century Cuba</w:t>
      </w:r>
      <w:r w:rsidRPr="00175485">
        <w:rPr>
          <w:rFonts w:asciiTheme="majorHAnsi" w:hAnsiTheme="majorHAnsi" w:cstheme="majorHAnsi"/>
        </w:rPr>
        <w:t>. University of North Carolina Press.</w:t>
      </w:r>
    </w:p>
    <w:p w14:paraId="40CF18CF" w14:textId="487B50E3" w:rsidR="00F266A9" w:rsidRPr="001B223C" w:rsidRDefault="00F266A9" w:rsidP="00571BFC">
      <w:pPr>
        <w:spacing w:before="240" w:after="240"/>
        <w:jc w:val="both"/>
        <w:rPr>
          <w:rFonts w:asciiTheme="majorHAnsi" w:hAnsiTheme="majorHAnsi" w:cstheme="majorHAnsi"/>
        </w:rPr>
      </w:pPr>
      <w:proofErr w:type="spellStart"/>
      <w:r w:rsidRPr="001B223C">
        <w:rPr>
          <w:rFonts w:asciiTheme="majorHAnsi" w:hAnsiTheme="majorHAnsi" w:cstheme="majorHAnsi"/>
        </w:rPr>
        <w:t>Etkind</w:t>
      </w:r>
      <w:proofErr w:type="spellEnd"/>
      <w:r w:rsidRPr="001B223C">
        <w:rPr>
          <w:rFonts w:asciiTheme="majorHAnsi" w:hAnsiTheme="majorHAnsi" w:cstheme="majorHAnsi"/>
        </w:rPr>
        <w:t xml:space="preserve">, A. (2011). </w:t>
      </w:r>
      <w:r w:rsidRPr="001B223C">
        <w:rPr>
          <w:rFonts w:asciiTheme="majorHAnsi" w:hAnsiTheme="majorHAnsi" w:cstheme="majorHAnsi"/>
          <w:i/>
          <w:iCs/>
        </w:rPr>
        <w:t>Internal colonization: Russia's imperial experience</w:t>
      </w:r>
      <w:r w:rsidRPr="001B223C">
        <w:rPr>
          <w:rFonts w:asciiTheme="majorHAnsi" w:hAnsiTheme="majorHAnsi" w:cstheme="majorHAnsi"/>
        </w:rPr>
        <w:t>. Polity Press.</w:t>
      </w:r>
    </w:p>
    <w:p w14:paraId="000003D8"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Finney, N., Nazroo, J., </w:t>
      </w:r>
      <w:proofErr w:type="spellStart"/>
      <w:r w:rsidRPr="001B223C">
        <w:rPr>
          <w:rFonts w:asciiTheme="majorHAnsi" w:hAnsiTheme="majorHAnsi" w:cstheme="majorHAnsi"/>
        </w:rPr>
        <w:t>Bécares</w:t>
      </w:r>
      <w:proofErr w:type="spellEnd"/>
      <w:r w:rsidRPr="001B223C">
        <w:rPr>
          <w:rFonts w:asciiTheme="majorHAnsi" w:hAnsiTheme="majorHAnsi" w:cstheme="majorHAnsi"/>
        </w:rPr>
        <w:t xml:space="preserve">, L., Kapadia, N., &amp; Kapadia, D. (Eds.). (2023). </w:t>
      </w:r>
      <w:r w:rsidRPr="001B223C">
        <w:rPr>
          <w:rFonts w:asciiTheme="majorHAnsi" w:hAnsiTheme="majorHAnsi" w:cstheme="majorHAnsi"/>
          <w:i/>
          <w:iCs/>
        </w:rPr>
        <w:t>Ethnic inequalities in a time of crisis: The impact of COVID-19 in the UK</w:t>
      </w:r>
      <w:r w:rsidRPr="001B223C">
        <w:rPr>
          <w:rFonts w:asciiTheme="majorHAnsi" w:hAnsiTheme="majorHAnsi" w:cstheme="majorHAnsi"/>
        </w:rPr>
        <w:t>. Policy Press.</w:t>
      </w:r>
      <w:hyperlink r:id="rId19">
        <w:r w:rsidR="00D12A07" w:rsidRPr="001B223C">
          <w:rPr>
            <w:rFonts w:asciiTheme="majorHAnsi" w:hAnsiTheme="majorHAnsi" w:cstheme="majorHAnsi"/>
          </w:rPr>
          <w:t xml:space="preserve"> </w:t>
        </w:r>
      </w:hyperlink>
      <w:hyperlink r:id="rId20">
        <w:r w:rsidR="00D12A07" w:rsidRPr="001B223C">
          <w:rPr>
            <w:rFonts w:asciiTheme="majorHAnsi" w:hAnsiTheme="majorHAnsi" w:cstheme="majorHAnsi"/>
            <w:color w:val="1155CC"/>
            <w:u w:val="single"/>
          </w:rPr>
          <w:t>https://doi.org/10.51952/9781447366478</w:t>
        </w:r>
      </w:hyperlink>
    </w:p>
    <w:p w14:paraId="000003D9"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Fraser, N. (2003). Social justice in the age of identity politics: Redistribution, recognition, and participation. In N. Fraser &amp; A. </w:t>
      </w:r>
      <w:proofErr w:type="spellStart"/>
      <w:r w:rsidRPr="001B223C">
        <w:rPr>
          <w:rFonts w:asciiTheme="majorHAnsi" w:hAnsiTheme="majorHAnsi" w:cstheme="majorHAnsi"/>
        </w:rPr>
        <w:t>Honneth</w:t>
      </w:r>
      <w:proofErr w:type="spellEnd"/>
      <w:r w:rsidRPr="001B223C">
        <w:rPr>
          <w:rFonts w:asciiTheme="majorHAnsi" w:hAnsiTheme="majorHAnsi" w:cstheme="majorHAnsi"/>
        </w:rPr>
        <w:t xml:space="preserve"> (Eds.), </w:t>
      </w:r>
      <w:r w:rsidRPr="001B223C">
        <w:rPr>
          <w:rFonts w:asciiTheme="majorHAnsi" w:hAnsiTheme="majorHAnsi" w:cstheme="majorHAnsi"/>
          <w:i/>
          <w:iCs/>
        </w:rPr>
        <w:t>Redistribution or recognition? A political-philosophical exchange</w:t>
      </w:r>
      <w:r w:rsidRPr="001B223C">
        <w:rPr>
          <w:rFonts w:asciiTheme="majorHAnsi" w:hAnsiTheme="majorHAnsi" w:cstheme="majorHAnsi"/>
        </w:rPr>
        <w:t>. Verso.</w:t>
      </w:r>
    </w:p>
    <w:p w14:paraId="000003DA"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Galeano, E. (1997). </w:t>
      </w:r>
      <w:r w:rsidRPr="001B223C">
        <w:rPr>
          <w:rFonts w:asciiTheme="majorHAnsi" w:hAnsiTheme="majorHAnsi" w:cstheme="majorHAnsi"/>
          <w:i/>
          <w:iCs/>
        </w:rPr>
        <w:t>Open veins of Latin America: Five centuries of the pillage of a continent</w:t>
      </w:r>
      <w:r w:rsidRPr="001B223C">
        <w:rPr>
          <w:rFonts w:asciiTheme="majorHAnsi" w:hAnsiTheme="majorHAnsi" w:cstheme="majorHAnsi"/>
        </w:rPr>
        <w:t xml:space="preserve"> (C. </w:t>
      </w:r>
      <w:proofErr w:type="spellStart"/>
      <w:r w:rsidRPr="001B223C">
        <w:rPr>
          <w:rFonts w:asciiTheme="majorHAnsi" w:hAnsiTheme="majorHAnsi" w:cstheme="majorHAnsi"/>
        </w:rPr>
        <w:t>Belfrage</w:t>
      </w:r>
      <w:proofErr w:type="spellEnd"/>
      <w:r w:rsidRPr="001B223C">
        <w:rPr>
          <w:rFonts w:asciiTheme="majorHAnsi" w:hAnsiTheme="majorHAnsi" w:cstheme="majorHAnsi"/>
        </w:rPr>
        <w:t>, Trans.). Monthly Review Press. (Original work published 1971).</w:t>
      </w:r>
    </w:p>
    <w:p w14:paraId="000003DB"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Guha, R. (1997). </w:t>
      </w:r>
      <w:r w:rsidRPr="001B223C">
        <w:rPr>
          <w:rFonts w:asciiTheme="majorHAnsi" w:hAnsiTheme="majorHAnsi" w:cstheme="majorHAnsi"/>
          <w:i/>
          <w:iCs/>
        </w:rPr>
        <w:t>Dominance without hegemony: History and power in colonial India</w:t>
      </w:r>
      <w:r w:rsidRPr="001B223C">
        <w:rPr>
          <w:rFonts w:asciiTheme="majorHAnsi" w:hAnsiTheme="majorHAnsi" w:cstheme="majorHAnsi"/>
        </w:rPr>
        <w:t>. Harvard University Press.</w:t>
      </w:r>
    </w:p>
    <w:p w14:paraId="000003DC"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Gilens</w:t>
      </w:r>
      <w:proofErr w:type="spellEnd"/>
      <w:r w:rsidRPr="001B223C">
        <w:rPr>
          <w:rFonts w:asciiTheme="majorHAnsi" w:hAnsiTheme="majorHAnsi" w:cstheme="majorHAnsi"/>
        </w:rPr>
        <w:t xml:space="preserve">, M., &amp; Page, B. I. (2014). Testing theories of American politics: Elites, interest groups, and average citizens. </w:t>
      </w:r>
      <w:r w:rsidRPr="001B223C">
        <w:rPr>
          <w:rFonts w:asciiTheme="majorHAnsi" w:hAnsiTheme="majorHAnsi" w:cstheme="majorHAnsi"/>
          <w:i/>
          <w:iCs/>
        </w:rPr>
        <w:t>Perspectives on Politics</w:t>
      </w:r>
      <w:r w:rsidRPr="001B223C">
        <w:rPr>
          <w:rFonts w:asciiTheme="majorHAnsi" w:hAnsiTheme="majorHAnsi" w:cstheme="majorHAnsi"/>
        </w:rPr>
        <w:t xml:space="preserve">, </w:t>
      </w:r>
      <w:r w:rsidRPr="001B223C">
        <w:rPr>
          <w:rFonts w:asciiTheme="majorHAnsi" w:hAnsiTheme="majorHAnsi" w:cstheme="majorHAnsi"/>
          <w:i/>
          <w:iCs/>
        </w:rPr>
        <w:t>12</w:t>
      </w:r>
      <w:r w:rsidRPr="001B223C">
        <w:rPr>
          <w:rFonts w:asciiTheme="majorHAnsi" w:hAnsiTheme="majorHAnsi" w:cstheme="majorHAnsi"/>
        </w:rPr>
        <w:t>(3), 564–581.</w:t>
      </w:r>
      <w:hyperlink r:id="rId21">
        <w:r w:rsidR="00D12A07" w:rsidRPr="001B223C">
          <w:rPr>
            <w:rFonts w:asciiTheme="majorHAnsi" w:hAnsiTheme="majorHAnsi" w:cstheme="majorHAnsi"/>
          </w:rPr>
          <w:t xml:space="preserve"> </w:t>
        </w:r>
      </w:hyperlink>
      <w:hyperlink r:id="rId22">
        <w:r w:rsidR="00D12A07" w:rsidRPr="001B223C">
          <w:rPr>
            <w:rFonts w:asciiTheme="majorHAnsi" w:hAnsiTheme="majorHAnsi" w:cstheme="majorHAnsi"/>
            <w:color w:val="1155CC"/>
            <w:u w:val="single"/>
          </w:rPr>
          <w:t>https://doi.org/10.1017/S1537592714001595</w:t>
        </w:r>
      </w:hyperlink>
    </w:p>
    <w:p w14:paraId="000003DD" w14:textId="77777777" w:rsidR="00D12A07" w:rsidRPr="001B223C" w:rsidRDefault="00000000" w:rsidP="00571BFC">
      <w:pPr>
        <w:spacing w:before="240" w:after="240"/>
        <w:jc w:val="both"/>
        <w:rPr>
          <w:rFonts w:asciiTheme="majorHAnsi" w:hAnsiTheme="majorHAnsi" w:cstheme="majorHAnsi"/>
          <w:color w:val="1155CC"/>
          <w:u w:val="single"/>
        </w:rPr>
      </w:pPr>
      <w:proofErr w:type="spellStart"/>
      <w:r w:rsidRPr="001B223C">
        <w:rPr>
          <w:rFonts w:asciiTheme="majorHAnsi" w:hAnsiTheme="majorHAnsi" w:cstheme="majorHAnsi"/>
        </w:rPr>
        <w:t>Gradín</w:t>
      </w:r>
      <w:proofErr w:type="spellEnd"/>
      <w:r w:rsidRPr="001B223C">
        <w:rPr>
          <w:rFonts w:asciiTheme="majorHAnsi" w:hAnsiTheme="majorHAnsi" w:cstheme="majorHAnsi"/>
        </w:rPr>
        <w:t xml:space="preserve">, C. (2013). Race, poverty and deprivation in South Africa. </w:t>
      </w:r>
      <w:r w:rsidRPr="001B223C">
        <w:rPr>
          <w:rFonts w:asciiTheme="majorHAnsi" w:hAnsiTheme="majorHAnsi" w:cstheme="majorHAnsi"/>
          <w:i/>
          <w:iCs/>
        </w:rPr>
        <w:t>Journal of African Economies</w:t>
      </w:r>
      <w:r w:rsidRPr="001B223C">
        <w:rPr>
          <w:rFonts w:asciiTheme="majorHAnsi" w:hAnsiTheme="majorHAnsi" w:cstheme="majorHAnsi"/>
        </w:rPr>
        <w:t>, 22(2), 187–238.</w:t>
      </w:r>
      <w:hyperlink r:id="rId23">
        <w:r w:rsidR="00D12A07" w:rsidRPr="001B223C">
          <w:rPr>
            <w:rFonts w:asciiTheme="majorHAnsi" w:hAnsiTheme="majorHAnsi" w:cstheme="majorHAnsi"/>
          </w:rPr>
          <w:t xml:space="preserve"> </w:t>
        </w:r>
      </w:hyperlink>
      <w:hyperlink r:id="rId24">
        <w:r w:rsidR="00D12A07" w:rsidRPr="001B223C">
          <w:rPr>
            <w:rFonts w:asciiTheme="majorHAnsi" w:hAnsiTheme="majorHAnsi" w:cstheme="majorHAnsi"/>
            <w:color w:val="1155CC"/>
            <w:u w:val="single"/>
          </w:rPr>
          <w:t>https://doi.org/10.1093/jae/ejs019</w:t>
        </w:r>
      </w:hyperlink>
    </w:p>
    <w:p w14:paraId="000003DE"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Hacker, J. S., &amp; Pierson, P. (2010). </w:t>
      </w:r>
      <w:r w:rsidRPr="001B223C">
        <w:rPr>
          <w:rFonts w:asciiTheme="majorHAnsi" w:hAnsiTheme="majorHAnsi" w:cstheme="majorHAnsi"/>
          <w:i/>
          <w:iCs/>
        </w:rPr>
        <w:t>Winner-take-all politics: How Washington made the rich richer--and turned its back on the middle class</w:t>
      </w:r>
      <w:r w:rsidRPr="001B223C">
        <w:rPr>
          <w:rFonts w:asciiTheme="majorHAnsi" w:hAnsiTheme="majorHAnsi" w:cstheme="majorHAnsi"/>
        </w:rPr>
        <w:t>. Simon &amp; Schuster.</w:t>
      </w:r>
    </w:p>
    <w:p w14:paraId="000003DF"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Hamilton, D., Darity, W., Price, A. E., Sridharan, V., &amp; </w:t>
      </w:r>
      <w:proofErr w:type="spellStart"/>
      <w:r w:rsidRPr="001B223C">
        <w:rPr>
          <w:rFonts w:asciiTheme="majorHAnsi" w:hAnsiTheme="majorHAnsi" w:cstheme="majorHAnsi"/>
        </w:rPr>
        <w:t>Tipikin</w:t>
      </w:r>
      <w:proofErr w:type="spellEnd"/>
      <w:r w:rsidRPr="001B223C">
        <w:rPr>
          <w:rFonts w:asciiTheme="majorHAnsi" w:hAnsiTheme="majorHAnsi" w:cstheme="majorHAnsi"/>
        </w:rPr>
        <w:t xml:space="preserve">, R. (2015). </w:t>
      </w:r>
      <w:r w:rsidRPr="001B223C">
        <w:rPr>
          <w:rFonts w:asciiTheme="majorHAnsi" w:hAnsiTheme="majorHAnsi" w:cstheme="majorHAnsi"/>
          <w:i/>
          <w:iCs/>
        </w:rPr>
        <w:t>Umbrellas don't make it rain: Why studying and working hard isn't enough for Black Americans</w:t>
      </w:r>
      <w:r w:rsidRPr="001B223C">
        <w:rPr>
          <w:rFonts w:asciiTheme="majorHAnsi" w:hAnsiTheme="majorHAnsi" w:cstheme="majorHAnsi"/>
        </w:rPr>
        <w:t>. Insight Center for Community Economic Development.</w:t>
      </w:r>
    </w:p>
    <w:p w14:paraId="000003E0"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Hechter, M. (2004). From ethnic cultures to ethnic groups. </w:t>
      </w:r>
      <w:r w:rsidRPr="001B223C">
        <w:rPr>
          <w:rFonts w:asciiTheme="majorHAnsi" w:hAnsiTheme="majorHAnsi" w:cstheme="majorHAnsi"/>
          <w:i/>
          <w:iCs/>
        </w:rPr>
        <w:t>International Migration Review</w:t>
      </w:r>
      <w:r w:rsidRPr="001B223C">
        <w:rPr>
          <w:rFonts w:asciiTheme="majorHAnsi" w:hAnsiTheme="majorHAnsi" w:cstheme="majorHAnsi"/>
        </w:rPr>
        <w:t>, 38(3), 1146–1160.</w:t>
      </w:r>
    </w:p>
    <w:p w14:paraId="000003E1"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International Work Group for Indigenous Affairs (IWGIA). (2020). </w:t>
      </w:r>
      <w:r w:rsidRPr="001B223C">
        <w:rPr>
          <w:rFonts w:asciiTheme="majorHAnsi" w:hAnsiTheme="majorHAnsi" w:cstheme="majorHAnsi"/>
          <w:i/>
          <w:iCs/>
        </w:rPr>
        <w:t>Indigenous World 2020: Uganda</w:t>
      </w:r>
      <w:r w:rsidRPr="001B223C">
        <w:rPr>
          <w:rFonts w:asciiTheme="majorHAnsi" w:hAnsiTheme="majorHAnsi" w:cstheme="majorHAnsi"/>
        </w:rPr>
        <w:t>. IWGIA.</w:t>
      </w:r>
    </w:p>
    <w:p w14:paraId="000003E2"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Kabeer, N. (2010). </w:t>
      </w:r>
      <w:r w:rsidRPr="001B223C">
        <w:rPr>
          <w:rFonts w:asciiTheme="majorHAnsi" w:hAnsiTheme="majorHAnsi" w:cstheme="majorHAnsi"/>
          <w:i/>
          <w:iCs/>
        </w:rPr>
        <w:t>Can the MDGs provide a pathway to social justice? The challenge of intersecting inequalities</w:t>
      </w:r>
      <w:r w:rsidRPr="001B223C">
        <w:rPr>
          <w:rFonts w:asciiTheme="majorHAnsi" w:hAnsiTheme="majorHAnsi" w:cstheme="majorHAnsi"/>
        </w:rPr>
        <w:t>. Institute of Development Studies.</w:t>
      </w:r>
    </w:p>
    <w:p w14:paraId="592CDC7E" w14:textId="69796DD4" w:rsidR="00F266A9" w:rsidRPr="001B223C" w:rsidRDefault="00F266A9" w:rsidP="00571BFC">
      <w:pPr>
        <w:spacing w:before="240" w:after="240"/>
        <w:jc w:val="both"/>
        <w:rPr>
          <w:rFonts w:asciiTheme="majorHAnsi" w:hAnsiTheme="majorHAnsi" w:cstheme="majorHAnsi"/>
        </w:rPr>
      </w:pPr>
      <w:r w:rsidRPr="001B223C">
        <w:rPr>
          <w:rFonts w:asciiTheme="majorHAnsi" w:hAnsiTheme="majorHAnsi" w:cstheme="majorHAnsi"/>
        </w:rPr>
        <w:t xml:space="preserve">Khalid, A. (2015). </w:t>
      </w:r>
      <w:r w:rsidRPr="001B223C">
        <w:rPr>
          <w:rFonts w:asciiTheme="majorHAnsi" w:hAnsiTheme="majorHAnsi" w:cstheme="majorHAnsi"/>
          <w:i/>
          <w:iCs/>
        </w:rPr>
        <w:t>Making Uzbekistan: Nation, empire, and revolution in the early USSR</w:t>
      </w:r>
      <w:r w:rsidRPr="001B223C">
        <w:rPr>
          <w:rFonts w:asciiTheme="majorHAnsi" w:hAnsiTheme="majorHAnsi" w:cstheme="majorHAnsi"/>
        </w:rPr>
        <w:t>. Cornell University Press.</w:t>
      </w:r>
    </w:p>
    <w:p w14:paraId="000003E3"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lastRenderedPageBreak/>
        <w:t xml:space="preserve">Lenhardt, A., &amp; Samman, E. (2015). </w:t>
      </w:r>
      <w:r w:rsidRPr="001B223C">
        <w:rPr>
          <w:rFonts w:asciiTheme="majorHAnsi" w:hAnsiTheme="majorHAnsi" w:cstheme="majorHAnsi"/>
          <w:i/>
          <w:iCs/>
        </w:rPr>
        <w:t>In pursuit of inclusive growth: The role of identity</w:t>
      </w:r>
      <w:r w:rsidRPr="001B223C">
        <w:rPr>
          <w:rFonts w:asciiTheme="majorHAnsi" w:hAnsiTheme="majorHAnsi" w:cstheme="majorHAnsi"/>
        </w:rPr>
        <w:t>. Overseas Development Institute (ODI).</w:t>
      </w:r>
    </w:p>
    <w:p w14:paraId="000003E4"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color w:val="1C1D1E"/>
          <w:highlight w:val="white"/>
        </w:rPr>
        <w:t xml:space="preserve">Lenhardt, A., Diwakar, V., Tumusiime, E., Simbaya, J., &amp; Moonga, A. M. (2024). A </w:t>
      </w:r>
      <w:proofErr w:type="spellStart"/>
      <w:r w:rsidRPr="001B223C">
        <w:rPr>
          <w:rFonts w:asciiTheme="majorHAnsi" w:hAnsiTheme="majorHAnsi" w:cstheme="majorHAnsi"/>
          <w:color w:val="1C1D1E"/>
          <w:highlight w:val="white"/>
        </w:rPr>
        <w:t>behavioural</w:t>
      </w:r>
      <w:proofErr w:type="spellEnd"/>
      <w:r w:rsidRPr="001B223C">
        <w:rPr>
          <w:rFonts w:asciiTheme="majorHAnsi" w:hAnsiTheme="majorHAnsi" w:cstheme="majorHAnsi"/>
          <w:color w:val="1C1D1E"/>
          <w:highlight w:val="white"/>
        </w:rPr>
        <w:t xml:space="preserve"> livelihoods approach to address psychosocial constraints to empowerment. International Journal of Social Welfare, 33(2), 427–445. </w:t>
      </w:r>
      <w:hyperlink r:id="rId25">
        <w:r w:rsidR="00D12A07" w:rsidRPr="001B223C">
          <w:rPr>
            <w:rFonts w:asciiTheme="majorHAnsi" w:hAnsiTheme="majorHAnsi" w:cstheme="majorHAnsi"/>
            <w:color w:val="123D80"/>
            <w:highlight w:val="white"/>
          </w:rPr>
          <w:t>https://doi.org/10.1111/ijsw.12610</w:t>
        </w:r>
      </w:hyperlink>
    </w:p>
    <w:p w14:paraId="000003E5"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Liberato, A. S. Q., Pomeroy, C., &amp; Fennell, D. (2006). Well-being outcomes in Bolivia: Accounting for the effects of ethnicity and regional location. </w:t>
      </w:r>
      <w:r w:rsidRPr="001B223C">
        <w:rPr>
          <w:rFonts w:asciiTheme="majorHAnsi" w:hAnsiTheme="majorHAnsi" w:cstheme="majorHAnsi"/>
          <w:i/>
          <w:iCs/>
        </w:rPr>
        <w:t>Social Indicators Research</w:t>
      </w:r>
      <w:r w:rsidRPr="001B223C">
        <w:rPr>
          <w:rFonts w:asciiTheme="majorHAnsi" w:hAnsiTheme="majorHAnsi" w:cstheme="majorHAnsi"/>
        </w:rPr>
        <w:t>, 76, 233–262.</w:t>
      </w:r>
      <w:hyperlink r:id="rId26">
        <w:r w:rsidR="00D12A07" w:rsidRPr="001B223C">
          <w:rPr>
            <w:rFonts w:asciiTheme="majorHAnsi" w:hAnsiTheme="majorHAnsi" w:cstheme="majorHAnsi"/>
          </w:rPr>
          <w:t xml:space="preserve"> </w:t>
        </w:r>
      </w:hyperlink>
      <w:hyperlink r:id="rId27">
        <w:r w:rsidR="00D12A07" w:rsidRPr="001B223C">
          <w:rPr>
            <w:rFonts w:asciiTheme="majorHAnsi" w:hAnsiTheme="majorHAnsi" w:cstheme="majorHAnsi"/>
            <w:color w:val="1155CC"/>
            <w:u w:val="single"/>
          </w:rPr>
          <w:t>https://doi.org/10.1007/s11205-005-1098-5</w:t>
        </w:r>
      </w:hyperlink>
    </w:p>
    <w:p w14:paraId="000003E6"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MacNeill, T. (2015). Development as imperialism: Power and the perpetuation of poverty in Afro-Indigenous communities of coastal Honduras. </w:t>
      </w:r>
      <w:r w:rsidRPr="001B223C">
        <w:rPr>
          <w:rFonts w:asciiTheme="majorHAnsi" w:hAnsiTheme="majorHAnsi" w:cstheme="majorHAnsi"/>
          <w:i/>
          <w:iCs/>
        </w:rPr>
        <w:t>Humanity &amp; Society</w:t>
      </w:r>
      <w:r w:rsidRPr="001B223C">
        <w:rPr>
          <w:rFonts w:asciiTheme="majorHAnsi" w:hAnsiTheme="majorHAnsi" w:cstheme="majorHAnsi"/>
        </w:rPr>
        <w:t>, 41(2), 209–239.</w:t>
      </w:r>
      <w:hyperlink r:id="rId28">
        <w:r w:rsidR="00D12A07" w:rsidRPr="001B223C">
          <w:rPr>
            <w:rFonts w:asciiTheme="majorHAnsi" w:hAnsiTheme="majorHAnsi" w:cstheme="majorHAnsi"/>
          </w:rPr>
          <w:t xml:space="preserve"> </w:t>
        </w:r>
      </w:hyperlink>
      <w:hyperlink r:id="rId29">
        <w:r w:rsidR="00D12A07" w:rsidRPr="001B223C">
          <w:rPr>
            <w:rFonts w:asciiTheme="majorHAnsi" w:hAnsiTheme="majorHAnsi" w:cstheme="majorHAnsi"/>
            <w:color w:val="1155CC"/>
            <w:u w:val="single"/>
          </w:rPr>
          <w:t>https://doi.org/10.1177/0160597615603748</w:t>
        </w:r>
      </w:hyperlink>
    </w:p>
    <w:p w14:paraId="000003E7"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Mamdani, M. (1996). </w:t>
      </w:r>
      <w:r w:rsidRPr="001B223C">
        <w:rPr>
          <w:rFonts w:asciiTheme="majorHAnsi" w:hAnsiTheme="majorHAnsi" w:cstheme="majorHAnsi"/>
          <w:i/>
          <w:iCs/>
        </w:rPr>
        <w:t>Citizen and subject: Contemporary Africa and the legacy of late colonialism</w:t>
      </w:r>
      <w:r w:rsidRPr="001B223C">
        <w:rPr>
          <w:rFonts w:asciiTheme="majorHAnsi" w:hAnsiTheme="majorHAnsi" w:cstheme="majorHAnsi"/>
        </w:rPr>
        <w:t>. Princeton University Press.</w:t>
      </w:r>
    </w:p>
    <w:p w14:paraId="000003E8"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Mbewe, S., &amp; Woolard, I. (2016). </w:t>
      </w:r>
      <w:r w:rsidRPr="001B223C">
        <w:rPr>
          <w:rFonts w:asciiTheme="majorHAnsi" w:hAnsiTheme="majorHAnsi" w:cstheme="majorHAnsi"/>
          <w:i/>
          <w:iCs/>
        </w:rPr>
        <w:t>Cross-sectional features of wealth inequality in South Africa: Evidence from the National Income Dynamics Study</w:t>
      </w:r>
      <w:r w:rsidRPr="001B223C">
        <w:rPr>
          <w:rFonts w:asciiTheme="majorHAnsi" w:hAnsiTheme="majorHAnsi" w:cstheme="majorHAnsi"/>
        </w:rPr>
        <w:t>. SALDRU Working Paper Number 185, University of Cape Town.</w:t>
      </w:r>
    </w:p>
    <w:p w14:paraId="21CA6721" w14:textId="23BC4C5A" w:rsidR="00B50783" w:rsidRPr="001B223C" w:rsidRDefault="00B50783" w:rsidP="00571BFC">
      <w:pPr>
        <w:spacing w:before="240" w:after="240"/>
        <w:jc w:val="both"/>
        <w:rPr>
          <w:rFonts w:asciiTheme="majorHAnsi" w:hAnsiTheme="majorHAnsi" w:cstheme="majorHAnsi"/>
        </w:rPr>
      </w:pPr>
      <w:r w:rsidRPr="001B223C">
        <w:rPr>
          <w:rFonts w:asciiTheme="majorHAnsi" w:hAnsiTheme="majorHAnsi" w:cstheme="majorHAnsi"/>
        </w:rPr>
        <w:t xml:space="preserve">Meyerson, S. (2024). “Natives around the township”: State spaces and the struggle for Karamoja’s future, 1950–66. </w:t>
      </w:r>
      <w:r w:rsidRPr="001B223C">
        <w:rPr>
          <w:rFonts w:asciiTheme="majorHAnsi" w:hAnsiTheme="majorHAnsi" w:cstheme="majorHAnsi"/>
          <w:i/>
          <w:iCs/>
        </w:rPr>
        <w:t>The Journal of African History</w:t>
      </w:r>
      <w:r w:rsidRPr="001B223C">
        <w:rPr>
          <w:rFonts w:asciiTheme="majorHAnsi" w:hAnsiTheme="majorHAnsi" w:cstheme="majorHAnsi"/>
        </w:rPr>
        <w:t>, 1–22.</w:t>
      </w:r>
    </w:p>
    <w:p w14:paraId="24DE4A85" w14:textId="5080E163" w:rsidR="00F266A9" w:rsidRPr="001B223C" w:rsidRDefault="00F266A9" w:rsidP="00571BFC">
      <w:pPr>
        <w:spacing w:before="240" w:after="240"/>
        <w:jc w:val="both"/>
        <w:rPr>
          <w:rFonts w:asciiTheme="majorHAnsi" w:hAnsiTheme="majorHAnsi" w:cstheme="majorHAnsi"/>
        </w:rPr>
      </w:pPr>
      <w:r w:rsidRPr="001B223C">
        <w:rPr>
          <w:rFonts w:asciiTheme="majorHAnsi" w:hAnsiTheme="majorHAnsi" w:cstheme="majorHAnsi"/>
        </w:rPr>
        <w:t xml:space="preserve">Milanovic, B. (1998). </w:t>
      </w:r>
      <w:r w:rsidRPr="001B223C">
        <w:rPr>
          <w:rFonts w:asciiTheme="majorHAnsi" w:hAnsiTheme="majorHAnsi" w:cstheme="majorHAnsi"/>
          <w:i/>
          <w:iCs/>
        </w:rPr>
        <w:t>Income, inequality, and poverty during the transition from planned to market economy</w:t>
      </w:r>
      <w:r w:rsidRPr="001B223C">
        <w:rPr>
          <w:rFonts w:asciiTheme="majorHAnsi" w:hAnsiTheme="majorHAnsi" w:cstheme="majorHAnsi"/>
        </w:rPr>
        <w:t>. World Bank Publications.</w:t>
      </w:r>
    </w:p>
    <w:p w14:paraId="000003E9" w14:textId="2C571C1D"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Mirza, H. S., &amp; Warwick, R. (2024). Race and ethnic inequalities. </w:t>
      </w:r>
      <w:r w:rsidRPr="001B223C">
        <w:rPr>
          <w:rFonts w:asciiTheme="majorHAnsi" w:hAnsiTheme="majorHAnsi" w:cstheme="majorHAnsi"/>
          <w:i/>
          <w:iCs/>
        </w:rPr>
        <w:t>Oxford Open Economics</w:t>
      </w:r>
      <w:r w:rsidRPr="001B223C">
        <w:rPr>
          <w:rFonts w:asciiTheme="majorHAnsi" w:hAnsiTheme="majorHAnsi" w:cstheme="majorHAnsi"/>
        </w:rPr>
        <w:t>, 3(Supplement_1), i365–i452.</w:t>
      </w:r>
      <w:hyperlink r:id="rId30">
        <w:r w:rsidR="00D12A07" w:rsidRPr="001B223C">
          <w:rPr>
            <w:rFonts w:asciiTheme="majorHAnsi" w:hAnsiTheme="majorHAnsi" w:cstheme="majorHAnsi"/>
          </w:rPr>
          <w:t xml:space="preserve"> </w:t>
        </w:r>
      </w:hyperlink>
      <w:hyperlink r:id="rId31">
        <w:r w:rsidR="00D12A07" w:rsidRPr="001B223C">
          <w:rPr>
            <w:rFonts w:asciiTheme="majorHAnsi" w:hAnsiTheme="majorHAnsi" w:cstheme="majorHAnsi"/>
            <w:color w:val="1155CC"/>
            <w:u w:val="single"/>
          </w:rPr>
          <w:t>https://doi.org/10.1093/ooec/odad026</w:t>
        </w:r>
      </w:hyperlink>
    </w:p>
    <w:p w14:paraId="4B3C2884" w14:textId="77777777" w:rsidR="009D75A2" w:rsidRDefault="009D75A2" w:rsidP="009D75A2">
      <w:pPr>
        <w:spacing w:before="240" w:after="240"/>
        <w:jc w:val="both"/>
        <w:rPr>
          <w:rFonts w:asciiTheme="majorHAnsi" w:hAnsiTheme="majorHAnsi" w:cstheme="majorHAnsi"/>
        </w:rPr>
      </w:pPr>
      <w:r w:rsidRPr="00175485">
        <w:rPr>
          <w:rFonts w:asciiTheme="majorHAnsi" w:hAnsiTheme="majorHAnsi" w:cstheme="majorHAnsi"/>
        </w:rPr>
        <w:t xml:space="preserve">Morales Domínguez, E. (2012). </w:t>
      </w:r>
      <w:r w:rsidRPr="00175485">
        <w:rPr>
          <w:rFonts w:asciiTheme="majorHAnsi" w:hAnsiTheme="majorHAnsi" w:cstheme="majorHAnsi"/>
          <w:i/>
          <w:iCs/>
        </w:rPr>
        <w:t>Race in Cuba: Essays on the revolution and racial inequality</w:t>
      </w:r>
      <w:r w:rsidRPr="00175485">
        <w:rPr>
          <w:rFonts w:asciiTheme="majorHAnsi" w:hAnsiTheme="majorHAnsi" w:cstheme="majorHAnsi"/>
        </w:rPr>
        <w:t xml:space="preserve"> (A. H. Nimtz Jr. &amp; G. Prevost, Eds. &amp; Trans.). Monthly Review Press.</w:t>
      </w:r>
    </w:p>
    <w:p w14:paraId="000003EA"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Morgenstern, M. (2019). </w:t>
      </w:r>
      <w:r w:rsidRPr="001B223C">
        <w:rPr>
          <w:rFonts w:asciiTheme="majorHAnsi" w:hAnsiTheme="majorHAnsi" w:cstheme="majorHAnsi"/>
          <w:i/>
          <w:iCs/>
        </w:rPr>
        <w:t>The colorblind state: Why France refuses to count its minorities</w:t>
      </w:r>
      <w:r w:rsidRPr="001B223C">
        <w:rPr>
          <w:rFonts w:asciiTheme="majorHAnsi" w:hAnsiTheme="majorHAnsi" w:cstheme="majorHAnsi"/>
        </w:rPr>
        <w:t>. French Politics, Culture &amp; Society, 37(1).</w:t>
      </w:r>
    </w:p>
    <w:p w14:paraId="000003EB"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Neff, D. F. (2007). Subjective well-being, poverty and ethnicity in South Africa: Insights from an exploratory analysis. </w:t>
      </w:r>
      <w:r w:rsidRPr="001B223C">
        <w:rPr>
          <w:rFonts w:asciiTheme="majorHAnsi" w:hAnsiTheme="majorHAnsi" w:cstheme="majorHAnsi"/>
          <w:i/>
          <w:iCs/>
        </w:rPr>
        <w:t>Social Indicators Research</w:t>
      </w:r>
      <w:r w:rsidRPr="001B223C">
        <w:rPr>
          <w:rFonts w:asciiTheme="majorHAnsi" w:hAnsiTheme="majorHAnsi" w:cstheme="majorHAnsi"/>
        </w:rPr>
        <w:t>, 80, 313–341.</w:t>
      </w:r>
      <w:hyperlink r:id="rId32">
        <w:r w:rsidR="00D12A07" w:rsidRPr="001B223C">
          <w:rPr>
            <w:rFonts w:asciiTheme="majorHAnsi" w:hAnsiTheme="majorHAnsi" w:cstheme="majorHAnsi"/>
          </w:rPr>
          <w:t xml:space="preserve"> </w:t>
        </w:r>
      </w:hyperlink>
      <w:hyperlink r:id="rId33">
        <w:r w:rsidR="00D12A07" w:rsidRPr="001B223C">
          <w:rPr>
            <w:rFonts w:asciiTheme="majorHAnsi" w:hAnsiTheme="majorHAnsi" w:cstheme="majorHAnsi"/>
            <w:color w:val="1155CC"/>
            <w:u w:val="single"/>
          </w:rPr>
          <w:t>https://doi.org/10.1007/s11205-005-5920-x</w:t>
        </w:r>
      </w:hyperlink>
    </w:p>
    <w:p w14:paraId="000003EC"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Oliver, M. L., &amp; Shapiro, T. M. (2006). </w:t>
      </w:r>
      <w:r w:rsidRPr="001B223C">
        <w:rPr>
          <w:rFonts w:asciiTheme="majorHAnsi" w:hAnsiTheme="majorHAnsi" w:cstheme="majorHAnsi"/>
          <w:i/>
          <w:iCs/>
        </w:rPr>
        <w:t>Black wealth, White wealth: A new perspective on racial inequality</w:t>
      </w:r>
      <w:r w:rsidRPr="001B223C">
        <w:rPr>
          <w:rFonts w:asciiTheme="majorHAnsi" w:hAnsiTheme="majorHAnsi" w:cstheme="majorHAnsi"/>
        </w:rPr>
        <w:t>. Routledge.</w:t>
      </w:r>
    </w:p>
    <w:p w14:paraId="086051E3" w14:textId="3E13B6E0" w:rsidR="002743A4" w:rsidRPr="001B223C" w:rsidRDefault="002743A4" w:rsidP="00571BFC">
      <w:pPr>
        <w:spacing w:before="240" w:after="240"/>
        <w:jc w:val="both"/>
        <w:rPr>
          <w:rFonts w:asciiTheme="majorHAnsi" w:hAnsiTheme="majorHAnsi" w:cstheme="majorHAnsi"/>
        </w:rPr>
      </w:pPr>
      <w:proofErr w:type="spellStart"/>
      <w:r w:rsidRPr="001B223C">
        <w:rPr>
          <w:rFonts w:asciiTheme="majorHAnsi" w:hAnsiTheme="majorHAnsi" w:cstheme="majorHAnsi"/>
        </w:rPr>
        <w:t>Organisation</w:t>
      </w:r>
      <w:proofErr w:type="spellEnd"/>
      <w:r w:rsidRPr="001B223C">
        <w:rPr>
          <w:rFonts w:asciiTheme="majorHAnsi" w:hAnsiTheme="majorHAnsi" w:cstheme="majorHAnsi"/>
        </w:rPr>
        <w:t xml:space="preserve"> for Economic Co-operation and Development. (2024). </w:t>
      </w:r>
      <w:r w:rsidRPr="001B223C">
        <w:rPr>
          <w:rFonts w:asciiTheme="majorHAnsi" w:hAnsiTheme="majorHAnsi" w:cstheme="majorHAnsi"/>
          <w:i/>
          <w:iCs/>
        </w:rPr>
        <w:t xml:space="preserve">Society </w:t>
      </w:r>
      <w:proofErr w:type="gramStart"/>
      <w:r w:rsidRPr="001B223C">
        <w:rPr>
          <w:rFonts w:asciiTheme="majorHAnsi" w:hAnsiTheme="majorHAnsi" w:cstheme="majorHAnsi"/>
          <w:i/>
          <w:iCs/>
        </w:rPr>
        <w:t>at a Glance</w:t>
      </w:r>
      <w:proofErr w:type="gramEnd"/>
      <w:r w:rsidRPr="001B223C">
        <w:rPr>
          <w:rFonts w:asciiTheme="majorHAnsi" w:hAnsiTheme="majorHAnsi" w:cstheme="majorHAnsi"/>
          <w:i/>
          <w:iCs/>
        </w:rPr>
        <w:t xml:space="preserve"> 2024</w:t>
      </w:r>
      <w:r w:rsidRPr="001B223C">
        <w:rPr>
          <w:rFonts w:asciiTheme="majorHAnsi" w:hAnsiTheme="majorHAnsi" w:cstheme="majorHAnsi"/>
        </w:rPr>
        <w:t>. OECD Publishing.</w:t>
      </w:r>
    </w:p>
    <w:p w14:paraId="000003ED" w14:textId="273DC94D"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lastRenderedPageBreak/>
        <w:t xml:space="preserve">Oxfam International. (2026). </w:t>
      </w:r>
      <w:r w:rsidRPr="001B223C">
        <w:rPr>
          <w:rFonts w:asciiTheme="majorHAnsi" w:hAnsiTheme="majorHAnsi" w:cstheme="majorHAnsi"/>
          <w:i/>
          <w:iCs/>
        </w:rPr>
        <w:t>Resisting the rule of the rich: Protecting freedom from billionaire power</w:t>
      </w:r>
      <w:r w:rsidRPr="001B223C">
        <w:rPr>
          <w:rFonts w:asciiTheme="majorHAnsi" w:hAnsiTheme="majorHAnsi" w:cstheme="majorHAnsi"/>
        </w:rPr>
        <w:t>.</w:t>
      </w:r>
      <w:hyperlink r:id="rId34">
        <w:r w:rsidR="00D12A07" w:rsidRPr="001B223C">
          <w:rPr>
            <w:rFonts w:asciiTheme="majorHAnsi" w:hAnsiTheme="majorHAnsi" w:cstheme="majorHAnsi"/>
          </w:rPr>
          <w:t xml:space="preserve"> </w:t>
        </w:r>
      </w:hyperlink>
      <w:hyperlink r:id="rId35">
        <w:r w:rsidR="00D12A07" w:rsidRPr="001B223C">
          <w:rPr>
            <w:rFonts w:asciiTheme="majorHAnsi" w:hAnsiTheme="majorHAnsi" w:cstheme="majorHAnsi"/>
            <w:color w:val="1155CC"/>
            <w:u w:val="single"/>
          </w:rPr>
          <w:t>https://www.oxfam.org/en/research/resisting-rule-rich</w:t>
        </w:r>
      </w:hyperlink>
    </w:p>
    <w:p w14:paraId="000003EE"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Pierson, P. (2004). </w:t>
      </w:r>
      <w:r w:rsidRPr="001B223C">
        <w:rPr>
          <w:rFonts w:asciiTheme="majorHAnsi" w:hAnsiTheme="majorHAnsi" w:cstheme="majorHAnsi"/>
          <w:i/>
          <w:iCs/>
        </w:rPr>
        <w:t>Politics in time: History, institutions, and social analysis</w:t>
      </w:r>
      <w:r w:rsidRPr="001B223C">
        <w:rPr>
          <w:rFonts w:asciiTheme="majorHAnsi" w:hAnsiTheme="majorHAnsi" w:cstheme="majorHAnsi"/>
        </w:rPr>
        <w:t>. Princeton University Press.</w:t>
      </w:r>
    </w:p>
    <w:p w14:paraId="000003EF"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Piketty, T. (2014). </w:t>
      </w:r>
      <w:r w:rsidRPr="001B223C">
        <w:rPr>
          <w:rFonts w:asciiTheme="majorHAnsi" w:hAnsiTheme="majorHAnsi" w:cstheme="majorHAnsi"/>
          <w:i/>
          <w:iCs/>
        </w:rPr>
        <w:t>Capital in the twenty-first century</w:t>
      </w:r>
      <w:r w:rsidRPr="001B223C">
        <w:rPr>
          <w:rFonts w:asciiTheme="majorHAnsi" w:hAnsiTheme="majorHAnsi" w:cstheme="majorHAnsi"/>
        </w:rPr>
        <w:t>. Harvard University Press.</w:t>
      </w:r>
    </w:p>
    <w:p w14:paraId="000003F0"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powell</w:t>
      </w:r>
      <w:proofErr w:type="spellEnd"/>
      <w:r w:rsidRPr="001B223C">
        <w:rPr>
          <w:rFonts w:asciiTheme="majorHAnsi" w:hAnsiTheme="majorHAnsi" w:cstheme="majorHAnsi"/>
        </w:rPr>
        <w:t xml:space="preserve">, j. a. (2008). Post-racialism or targeted universalism? </w:t>
      </w:r>
      <w:r w:rsidRPr="001B223C">
        <w:rPr>
          <w:rFonts w:asciiTheme="majorHAnsi" w:hAnsiTheme="majorHAnsi" w:cstheme="majorHAnsi"/>
          <w:i/>
          <w:iCs/>
        </w:rPr>
        <w:t>Denver University Law Review</w:t>
      </w:r>
      <w:r w:rsidRPr="001B223C">
        <w:rPr>
          <w:rFonts w:asciiTheme="majorHAnsi" w:hAnsiTheme="majorHAnsi" w:cstheme="majorHAnsi"/>
        </w:rPr>
        <w:t>, 86(3), 785–806.</w:t>
      </w:r>
    </w:p>
    <w:p w14:paraId="000003F1"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Qaiser, I., &amp; Grigoriadis, T. N. (2024). Empire, diversity &amp; development: Evidence from Afghan provinces. </w:t>
      </w:r>
      <w:r w:rsidRPr="001B223C">
        <w:rPr>
          <w:rFonts w:asciiTheme="majorHAnsi" w:hAnsiTheme="majorHAnsi" w:cstheme="majorHAnsi"/>
          <w:i/>
          <w:iCs/>
        </w:rPr>
        <w:t>Applied Economics</w:t>
      </w:r>
      <w:r w:rsidRPr="001B223C">
        <w:rPr>
          <w:rFonts w:asciiTheme="majorHAnsi" w:hAnsiTheme="majorHAnsi" w:cstheme="majorHAnsi"/>
        </w:rPr>
        <w:t>, 56(60), 9101–9116.</w:t>
      </w:r>
    </w:p>
    <w:p w14:paraId="000003F2"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Reiter, Y. (2004). The Palestinian–Trans-Jordanian rift: Economic and political dimensions. </w:t>
      </w:r>
      <w:r w:rsidRPr="001B223C">
        <w:rPr>
          <w:rFonts w:asciiTheme="majorHAnsi" w:hAnsiTheme="majorHAnsi" w:cstheme="majorHAnsi"/>
          <w:i/>
          <w:iCs/>
        </w:rPr>
        <w:t>The Middle East Journal</w:t>
      </w:r>
      <w:r w:rsidRPr="001B223C">
        <w:rPr>
          <w:rFonts w:asciiTheme="majorHAnsi" w:hAnsiTheme="majorHAnsi" w:cstheme="majorHAnsi"/>
        </w:rPr>
        <w:t xml:space="preserve">, </w:t>
      </w:r>
      <w:r w:rsidRPr="001B223C">
        <w:rPr>
          <w:rFonts w:asciiTheme="majorHAnsi" w:hAnsiTheme="majorHAnsi" w:cstheme="majorHAnsi"/>
          <w:i/>
          <w:iCs/>
        </w:rPr>
        <w:t>58</w:t>
      </w:r>
      <w:r w:rsidRPr="001B223C">
        <w:rPr>
          <w:rFonts w:asciiTheme="majorHAnsi" w:hAnsiTheme="majorHAnsi" w:cstheme="majorHAnsi"/>
        </w:rPr>
        <w:t>(1), 72–92.</w:t>
      </w:r>
    </w:p>
    <w:p w14:paraId="000003F3"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Rutstein, S. O., &amp; Johnson, K. (2004). </w:t>
      </w:r>
      <w:r w:rsidRPr="001B223C">
        <w:rPr>
          <w:rFonts w:asciiTheme="majorHAnsi" w:hAnsiTheme="majorHAnsi" w:cstheme="majorHAnsi"/>
          <w:i/>
          <w:iCs/>
        </w:rPr>
        <w:t>The DHS wealth index</w:t>
      </w:r>
      <w:r w:rsidRPr="001B223C">
        <w:rPr>
          <w:rFonts w:asciiTheme="majorHAnsi" w:hAnsiTheme="majorHAnsi" w:cstheme="majorHAnsi"/>
        </w:rPr>
        <w:t>. DHS Comparative Reports No. 6. ORC Macro.</w:t>
      </w:r>
    </w:p>
    <w:p w14:paraId="000003F4"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Sadr, O. (2020). </w:t>
      </w:r>
      <w:r w:rsidRPr="001B223C">
        <w:rPr>
          <w:rFonts w:asciiTheme="majorHAnsi" w:hAnsiTheme="majorHAnsi" w:cstheme="majorHAnsi"/>
          <w:i/>
          <w:iCs/>
        </w:rPr>
        <w:t>Negotiating cultural diversity in Afghanistan</w:t>
      </w:r>
      <w:r w:rsidRPr="001B223C">
        <w:rPr>
          <w:rFonts w:asciiTheme="majorHAnsi" w:hAnsiTheme="majorHAnsi" w:cstheme="majorHAnsi"/>
        </w:rPr>
        <w:t>. Routledge.</w:t>
      </w:r>
    </w:p>
    <w:p w14:paraId="000003F5"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Saez, E., &amp; Zucman, G. (2019). </w:t>
      </w:r>
      <w:r w:rsidRPr="001B223C">
        <w:rPr>
          <w:rFonts w:asciiTheme="majorHAnsi" w:hAnsiTheme="majorHAnsi" w:cstheme="majorHAnsi"/>
          <w:i/>
          <w:iCs/>
        </w:rPr>
        <w:t>The triumph of injustice: How the rich dodge taxes and how to make them pay</w:t>
      </w:r>
      <w:r w:rsidRPr="001B223C">
        <w:rPr>
          <w:rFonts w:asciiTheme="majorHAnsi" w:hAnsiTheme="majorHAnsi" w:cstheme="majorHAnsi"/>
        </w:rPr>
        <w:t>. W. W. Norton &amp; Company.</w:t>
      </w:r>
    </w:p>
    <w:p w14:paraId="000003F6"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Stewart, F. (2000). Crisis prevention: Tackling horizontal inequalities. </w:t>
      </w:r>
      <w:r w:rsidRPr="001B223C">
        <w:rPr>
          <w:rFonts w:asciiTheme="majorHAnsi" w:hAnsiTheme="majorHAnsi" w:cstheme="majorHAnsi"/>
          <w:i/>
          <w:iCs/>
        </w:rPr>
        <w:t>Oxford Development Studies</w:t>
      </w:r>
      <w:r w:rsidRPr="001B223C">
        <w:rPr>
          <w:rFonts w:asciiTheme="majorHAnsi" w:hAnsiTheme="majorHAnsi" w:cstheme="majorHAnsi"/>
        </w:rPr>
        <w:t>, 28(3), 245–262.</w:t>
      </w:r>
    </w:p>
    <w:p w14:paraId="000003F7"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Stewart, F. (2008). </w:t>
      </w:r>
      <w:r w:rsidRPr="001B223C">
        <w:rPr>
          <w:rFonts w:asciiTheme="majorHAnsi" w:hAnsiTheme="majorHAnsi" w:cstheme="majorHAnsi"/>
          <w:i/>
          <w:iCs/>
        </w:rPr>
        <w:t>Horizontal inequalities and conflict: Understanding group violence in multiethnic societies</w:t>
      </w:r>
      <w:r w:rsidRPr="001B223C">
        <w:rPr>
          <w:rFonts w:asciiTheme="majorHAnsi" w:hAnsiTheme="majorHAnsi" w:cstheme="majorHAnsi"/>
        </w:rPr>
        <w:t>. Palgrave Macmillan.</w:t>
      </w:r>
    </w:p>
    <w:p w14:paraId="000003F8"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Stewart, F. (2010). </w:t>
      </w:r>
      <w:r w:rsidRPr="001B223C">
        <w:rPr>
          <w:rFonts w:asciiTheme="majorHAnsi" w:hAnsiTheme="majorHAnsi" w:cstheme="majorHAnsi"/>
          <w:i/>
          <w:iCs/>
        </w:rPr>
        <w:t>Horizontal inequalities as a cause of conflict: A review of CRISE findings</w:t>
      </w:r>
      <w:r w:rsidRPr="001B223C">
        <w:rPr>
          <w:rFonts w:asciiTheme="majorHAnsi" w:hAnsiTheme="majorHAnsi" w:cstheme="majorHAnsi"/>
        </w:rPr>
        <w:t>. CRISE Overview 1, University of Oxford.</w:t>
      </w:r>
    </w:p>
    <w:p w14:paraId="000003F9"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Stewart, F. (2016). </w:t>
      </w:r>
      <w:r w:rsidRPr="001B223C">
        <w:rPr>
          <w:rFonts w:asciiTheme="majorHAnsi" w:hAnsiTheme="majorHAnsi" w:cstheme="majorHAnsi"/>
          <w:i/>
          <w:iCs/>
        </w:rPr>
        <w:t>The dynamics of horizontal inequalities</w:t>
      </w:r>
      <w:r w:rsidRPr="001B223C">
        <w:rPr>
          <w:rFonts w:asciiTheme="majorHAnsi" w:hAnsiTheme="majorHAnsi" w:cstheme="majorHAnsi"/>
        </w:rPr>
        <w:t>. Human Development Report Office Background Paper.</w:t>
      </w:r>
    </w:p>
    <w:p w14:paraId="000003FA"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Tilly, C. (1998). </w:t>
      </w:r>
      <w:r w:rsidRPr="001B223C">
        <w:rPr>
          <w:rFonts w:asciiTheme="majorHAnsi" w:hAnsiTheme="majorHAnsi" w:cstheme="majorHAnsi"/>
          <w:i/>
          <w:iCs/>
        </w:rPr>
        <w:t>Durable inequality</w:t>
      </w:r>
      <w:r w:rsidRPr="001B223C">
        <w:rPr>
          <w:rFonts w:asciiTheme="majorHAnsi" w:hAnsiTheme="majorHAnsi" w:cstheme="majorHAnsi"/>
        </w:rPr>
        <w:t>. University of California Press.</w:t>
      </w:r>
    </w:p>
    <w:p w14:paraId="000003FB"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Valenzuela, M., Toro, S., &amp; Rojo-Mendoza, F. (2016). Equal in poverty, unequal in wealth: Ethnic stratification in Chile, the Mapuche case. </w:t>
      </w:r>
      <w:r w:rsidRPr="001B223C">
        <w:rPr>
          <w:rFonts w:asciiTheme="majorHAnsi" w:hAnsiTheme="majorHAnsi" w:cstheme="majorHAnsi"/>
          <w:i/>
          <w:iCs/>
        </w:rPr>
        <w:t>Bulletin of Latin American Research</w:t>
      </w:r>
      <w:r w:rsidRPr="001B223C">
        <w:rPr>
          <w:rFonts w:asciiTheme="majorHAnsi" w:hAnsiTheme="majorHAnsi" w:cstheme="majorHAnsi"/>
        </w:rPr>
        <w:t>, 36(4), 526–541.</w:t>
      </w:r>
      <w:hyperlink r:id="rId36">
        <w:r w:rsidR="00D12A07" w:rsidRPr="001B223C">
          <w:rPr>
            <w:rFonts w:asciiTheme="majorHAnsi" w:hAnsiTheme="majorHAnsi" w:cstheme="majorHAnsi"/>
          </w:rPr>
          <w:t xml:space="preserve"> </w:t>
        </w:r>
      </w:hyperlink>
      <w:hyperlink r:id="rId37">
        <w:r w:rsidR="00D12A07" w:rsidRPr="001B223C">
          <w:rPr>
            <w:rFonts w:asciiTheme="majorHAnsi" w:hAnsiTheme="majorHAnsi" w:cstheme="majorHAnsi"/>
            <w:color w:val="1155CC"/>
            <w:u w:val="single"/>
          </w:rPr>
          <w:t>https://doi.org/10.1111/blar.12558</w:t>
        </w:r>
      </w:hyperlink>
    </w:p>
    <w:p w14:paraId="000003FC"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World Bank. (2013). </w:t>
      </w:r>
      <w:r w:rsidRPr="001B223C">
        <w:rPr>
          <w:rFonts w:asciiTheme="majorHAnsi" w:hAnsiTheme="majorHAnsi" w:cstheme="majorHAnsi"/>
          <w:i/>
          <w:iCs/>
        </w:rPr>
        <w:t>Inclusion matters: The foundation for shared prosperity</w:t>
      </w:r>
      <w:r w:rsidRPr="001B223C">
        <w:rPr>
          <w:rFonts w:asciiTheme="majorHAnsi" w:hAnsiTheme="majorHAnsi" w:cstheme="majorHAnsi"/>
        </w:rPr>
        <w:t>. World Bank Publications.</w:t>
      </w:r>
    </w:p>
    <w:p w14:paraId="41187C78" w14:textId="13D254C9" w:rsidR="002743A4" w:rsidRPr="001B223C" w:rsidRDefault="00000000" w:rsidP="00571BFC">
      <w:pPr>
        <w:spacing w:before="240" w:after="240"/>
        <w:jc w:val="both"/>
        <w:rPr>
          <w:rFonts w:asciiTheme="majorHAnsi" w:eastAsia="Roboto" w:hAnsiTheme="majorHAnsi" w:cstheme="majorHAnsi"/>
          <w:color w:val="1155CC"/>
          <w:highlight w:val="white"/>
          <w:u w:val="single"/>
        </w:rPr>
      </w:pPr>
      <w:r w:rsidRPr="001B223C">
        <w:rPr>
          <w:rFonts w:asciiTheme="majorHAnsi" w:hAnsiTheme="majorHAnsi" w:cstheme="majorHAnsi"/>
        </w:rPr>
        <w:t xml:space="preserve">World Bank. (2024). </w:t>
      </w:r>
      <w:r w:rsidRPr="001B223C">
        <w:rPr>
          <w:rFonts w:asciiTheme="majorHAnsi" w:hAnsiTheme="majorHAnsi" w:cstheme="majorHAnsi"/>
          <w:i/>
          <w:iCs/>
        </w:rPr>
        <w:t>Poverty and shared prosperity 2024: Correcting course</w:t>
      </w:r>
      <w:r w:rsidRPr="001B223C">
        <w:rPr>
          <w:rFonts w:asciiTheme="majorHAnsi" w:hAnsiTheme="majorHAnsi" w:cstheme="majorHAnsi"/>
        </w:rPr>
        <w:t>. World Bank Publications.</w:t>
      </w:r>
    </w:p>
    <w:p w14:paraId="000003FE" w14:textId="77777777" w:rsidR="00D12A07" w:rsidRPr="001B223C" w:rsidRDefault="00D12A07" w:rsidP="00571BFC">
      <w:pPr>
        <w:jc w:val="both"/>
        <w:rPr>
          <w:rFonts w:asciiTheme="majorHAnsi" w:hAnsiTheme="majorHAnsi" w:cstheme="majorHAnsi"/>
        </w:rPr>
      </w:pPr>
    </w:p>
    <w:p w14:paraId="000003FF" w14:textId="66C1AAFC" w:rsidR="00D12A07" w:rsidRPr="001B223C" w:rsidRDefault="00000000" w:rsidP="00571BFC">
      <w:pPr>
        <w:jc w:val="both"/>
        <w:rPr>
          <w:rFonts w:asciiTheme="majorHAnsi" w:hAnsiTheme="majorHAnsi" w:cstheme="majorHAnsi"/>
          <w:b/>
          <w:bCs/>
        </w:rPr>
      </w:pPr>
      <w:r w:rsidRPr="001B223C">
        <w:rPr>
          <w:rFonts w:asciiTheme="majorHAnsi" w:hAnsiTheme="majorHAnsi" w:cstheme="majorHAnsi"/>
          <w:b/>
          <w:bCs/>
        </w:rPr>
        <w:t>References for Table 1</w:t>
      </w:r>
      <w:r w:rsidR="00B50783" w:rsidRPr="001B223C">
        <w:rPr>
          <w:rFonts w:asciiTheme="majorHAnsi" w:hAnsiTheme="majorHAnsi" w:cstheme="majorHAnsi"/>
          <w:b/>
          <w:bCs/>
        </w:rPr>
        <w:t xml:space="preserve"> (in addition to above)</w:t>
      </w:r>
    </w:p>
    <w:p w14:paraId="00000400"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Abinales</w:t>
      </w:r>
      <w:proofErr w:type="spellEnd"/>
      <w:r w:rsidRPr="001B223C">
        <w:rPr>
          <w:rFonts w:asciiTheme="majorHAnsi" w:hAnsiTheme="majorHAnsi" w:cstheme="majorHAnsi"/>
        </w:rPr>
        <w:t xml:space="preserve">, P. N., &amp; Amoroso, D. J. (2005). </w:t>
      </w:r>
      <w:r w:rsidRPr="001B223C">
        <w:rPr>
          <w:rFonts w:asciiTheme="majorHAnsi" w:hAnsiTheme="majorHAnsi" w:cstheme="majorHAnsi"/>
          <w:i/>
          <w:iCs/>
        </w:rPr>
        <w:t>State and society in the Philippines</w:t>
      </w:r>
      <w:r w:rsidRPr="001B223C">
        <w:rPr>
          <w:rFonts w:asciiTheme="majorHAnsi" w:hAnsiTheme="majorHAnsi" w:cstheme="majorHAnsi"/>
        </w:rPr>
        <w:t>. Rowman &amp; Littlefield Publishers.</w:t>
      </w:r>
    </w:p>
    <w:p w14:paraId="00000401"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Anderson, B. (1991). </w:t>
      </w:r>
      <w:r w:rsidRPr="001B223C">
        <w:rPr>
          <w:rFonts w:asciiTheme="majorHAnsi" w:hAnsiTheme="majorHAnsi" w:cstheme="majorHAnsi"/>
          <w:i/>
          <w:iCs/>
        </w:rPr>
        <w:t>Imagined communities: Reflections on the origin and spread of nationalism</w:t>
      </w:r>
      <w:r w:rsidRPr="001B223C">
        <w:rPr>
          <w:rFonts w:asciiTheme="majorHAnsi" w:hAnsiTheme="majorHAnsi" w:cstheme="majorHAnsi"/>
        </w:rPr>
        <w:t xml:space="preserve"> (Revised ed.). Verso.</w:t>
      </w:r>
    </w:p>
    <w:p w14:paraId="00000402"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Barfield, T. (2010). </w:t>
      </w:r>
      <w:r w:rsidRPr="001B223C">
        <w:rPr>
          <w:rFonts w:asciiTheme="majorHAnsi" w:hAnsiTheme="majorHAnsi" w:cstheme="majorHAnsi"/>
          <w:i/>
          <w:iCs/>
        </w:rPr>
        <w:t>Afghanistan: A cultural and political history</w:t>
      </w:r>
      <w:r w:rsidRPr="001B223C">
        <w:rPr>
          <w:rFonts w:asciiTheme="majorHAnsi" w:hAnsiTheme="majorHAnsi" w:cstheme="majorHAnsi"/>
        </w:rPr>
        <w:t>. Princeton University Press.</w:t>
      </w:r>
    </w:p>
    <w:p w14:paraId="76BA0709" w14:textId="77777777" w:rsidR="00F266A9" w:rsidRPr="00122AB0" w:rsidRDefault="00F266A9" w:rsidP="00571BFC">
      <w:pPr>
        <w:spacing w:before="240" w:after="240"/>
        <w:jc w:val="both"/>
        <w:rPr>
          <w:rFonts w:asciiTheme="majorHAnsi" w:hAnsiTheme="majorHAnsi" w:cstheme="majorHAnsi"/>
          <w:lang w:val="en-GB"/>
        </w:rPr>
      </w:pPr>
      <w:proofErr w:type="spellStart"/>
      <w:r w:rsidRPr="00122AB0">
        <w:rPr>
          <w:rFonts w:asciiTheme="majorHAnsi" w:hAnsiTheme="majorHAnsi" w:cstheme="majorHAnsi"/>
          <w:lang w:val="en-GB"/>
        </w:rPr>
        <w:t>Beaujouan</w:t>
      </w:r>
      <w:proofErr w:type="spellEnd"/>
      <w:r w:rsidRPr="00122AB0">
        <w:rPr>
          <w:rFonts w:asciiTheme="majorHAnsi" w:hAnsiTheme="majorHAnsi" w:cstheme="majorHAnsi"/>
          <w:lang w:val="en-GB"/>
        </w:rPr>
        <w:t xml:space="preserve">, J., &amp; Rasheed, A. (Eds.). (2020). </w:t>
      </w:r>
      <w:r w:rsidRPr="00122AB0">
        <w:rPr>
          <w:rFonts w:asciiTheme="majorHAnsi" w:hAnsiTheme="majorHAnsi" w:cstheme="majorHAnsi"/>
          <w:i/>
          <w:iCs/>
          <w:lang w:val="en-GB"/>
        </w:rPr>
        <w:t>The Syrian refugee crisis in Jordan and Lebanon: Impact and implications</w:t>
      </w:r>
      <w:r w:rsidRPr="00122AB0">
        <w:rPr>
          <w:rFonts w:asciiTheme="majorHAnsi" w:hAnsiTheme="majorHAnsi" w:cstheme="majorHAnsi"/>
          <w:lang w:val="en-GB"/>
        </w:rPr>
        <w:t>. ResearchGate/</w:t>
      </w:r>
      <w:proofErr w:type="spellStart"/>
      <w:r w:rsidRPr="00122AB0">
        <w:rPr>
          <w:rFonts w:asciiTheme="majorHAnsi" w:hAnsiTheme="majorHAnsi" w:cstheme="majorHAnsi"/>
          <w:lang w:val="en-GB"/>
        </w:rPr>
        <w:t>PeaceRep</w:t>
      </w:r>
      <w:proofErr w:type="spellEnd"/>
      <w:r w:rsidRPr="00122AB0">
        <w:rPr>
          <w:rFonts w:asciiTheme="majorHAnsi" w:hAnsiTheme="majorHAnsi" w:cstheme="majorHAnsi"/>
          <w:lang w:val="en-GB"/>
        </w:rPr>
        <w:t>.</w:t>
      </w:r>
    </w:p>
    <w:p w14:paraId="00000403" w14:textId="77777777" w:rsidR="00D12A07"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Dave, B. (2007). </w:t>
      </w:r>
      <w:r w:rsidRPr="001B223C">
        <w:rPr>
          <w:rFonts w:asciiTheme="majorHAnsi" w:hAnsiTheme="majorHAnsi" w:cstheme="majorHAnsi"/>
          <w:i/>
          <w:iCs/>
        </w:rPr>
        <w:t>Kazakhstan: Ethnicity, language and power</w:t>
      </w:r>
      <w:r w:rsidRPr="001B223C">
        <w:rPr>
          <w:rFonts w:asciiTheme="majorHAnsi" w:hAnsiTheme="majorHAnsi" w:cstheme="majorHAnsi"/>
        </w:rPr>
        <w:t>. Routledge.</w:t>
      </w:r>
    </w:p>
    <w:p w14:paraId="00000404"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Gellner, E. (1983). </w:t>
      </w:r>
      <w:r w:rsidRPr="001B223C">
        <w:rPr>
          <w:rFonts w:asciiTheme="majorHAnsi" w:hAnsiTheme="majorHAnsi" w:cstheme="majorHAnsi"/>
          <w:i/>
          <w:iCs/>
        </w:rPr>
        <w:t>Nations and nationalism</w:t>
      </w:r>
      <w:r w:rsidRPr="001B223C">
        <w:rPr>
          <w:rFonts w:asciiTheme="majorHAnsi" w:hAnsiTheme="majorHAnsi" w:cstheme="majorHAnsi"/>
        </w:rPr>
        <w:t>. Blackwell.</w:t>
      </w:r>
    </w:p>
    <w:p w14:paraId="00000405"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Grandin, G. (2000). </w:t>
      </w:r>
      <w:r w:rsidRPr="001B223C">
        <w:rPr>
          <w:rFonts w:asciiTheme="majorHAnsi" w:hAnsiTheme="majorHAnsi" w:cstheme="majorHAnsi"/>
          <w:i/>
          <w:iCs/>
        </w:rPr>
        <w:t>The blood of Guatemala: A history of race and nation</w:t>
      </w:r>
      <w:r w:rsidRPr="001B223C">
        <w:rPr>
          <w:rFonts w:asciiTheme="majorHAnsi" w:hAnsiTheme="majorHAnsi" w:cstheme="majorHAnsi"/>
        </w:rPr>
        <w:t>. Duke University Press.</w:t>
      </w:r>
    </w:p>
    <w:p w14:paraId="00000406"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Hechter, M. (2004). From ethnic cultures to ethnic groups. </w:t>
      </w:r>
      <w:r w:rsidRPr="001B223C">
        <w:rPr>
          <w:rFonts w:asciiTheme="majorHAnsi" w:hAnsiTheme="majorHAnsi" w:cstheme="majorHAnsi"/>
          <w:i/>
          <w:iCs/>
        </w:rPr>
        <w:t>International Migration Review, 38</w:t>
      </w:r>
      <w:r w:rsidRPr="001B223C">
        <w:rPr>
          <w:rFonts w:asciiTheme="majorHAnsi" w:hAnsiTheme="majorHAnsi" w:cstheme="majorHAnsi"/>
        </w:rPr>
        <w:t>(3), 1146–1160.</w:t>
      </w:r>
    </w:p>
    <w:p w14:paraId="00000407"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Hobsbawm, E., &amp; Ranger, T. (Eds.). (1983). </w:t>
      </w:r>
      <w:r w:rsidRPr="001B223C">
        <w:rPr>
          <w:rFonts w:asciiTheme="majorHAnsi" w:hAnsiTheme="majorHAnsi" w:cstheme="majorHAnsi"/>
          <w:i/>
          <w:iCs/>
        </w:rPr>
        <w:t>The invention of tradition</w:t>
      </w:r>
      <w:r w:rsidRPr="001B223C">
        <w:rPr>
          <w:rFonts w:asciiTheme="majorHAnsi" w:hAnsiTheme="majorHAnsi" w:cstheme="majorHAnsi"/>
        </w:rPr>
        <w:t>. Cambridge University Press.</w:t>
      </w:r>
    </w:p>
    <w:p w14:paraId="00000408"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International Crisis Group. (2012). </w:t>
      </w:r>
      <w:r w:rsidRPr="001B223C">
        <w:rPr>
          <w:rFonts w:asciiTheme="majorHAnsi" w:hAnsiTheme="majorHAnsi" w:cstheme="majorHAnsi"/>
          <w:i/>
          <w:iCs/>
        </w:rPr>
        <w:t>Mali: Avoiding escalation</w:t>
      </w:r>
      <w:r w:rsidRPr="001B223C">
        <w:rPr>
          <w:rFonts w:asciiTheme="majorHAnsi" w:hAnsiTheme="majorHAnsi" w:cstheme="majorHAnsi"/>
        </w:rPr>
        <w:t xml:space="preserve"> (Africa Report No. 189).</w:t>
      </w:r>
      <w:hyperlink r:id="rId38">
        <w:r w:rsidR="00D12A07" w:rsidRPr="001B223C">
          <w:rPr>
            <w:rFonts w:asciiTheme="majorHAnsi" w:hAnsiTheme="majorHAnsi" w:cstheme="majorHAnsi"/>
          </w:rPr>
          <w:t xml:space="preserve"> </w:t>
        </w:r>
      </w:hyperlink>
      <w:hyperlink r:id="rId39">
        <w:r w:rsidR="00D12A07" w:rsidRPr="001B223C">
          <w:rPr>
            <w:rFonts w:asciiTheme="majorHAnsi" w:hAnsiTheme="majorHAnsi" w:cstheme="majorHAnsi"/>
            <w:color w:val="1155CC"/>
            <w:u w:val="single"/>
          </w:rPr>
          <w:t>https://www.crisisgroup.org/africa/sahel/mali/mali-avoiding-escalation</w:t>
        </w:r>
      </w:hyperlink>
    </w:p>
    <w:p w14:paraId="00000409"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Kanyinga</w:t>
      </w:r>
      <w:proofErr w:type="spellEnd"/>
      <w:r w:rsidRPr="001B223C">
        <w:rPr>
          <w:rFonts w:asciiTheme="majorHAnsi" w:hAnsiTheme="majorHAnsi" w:cstheme="majorHAnsi"/>
        </w:rPr>
        <w:t xml:space="preserve">, K. (2009). The legacy of the white highlands: Land rights, ethnicity and the post-colonial state in Kenya. In J. Murunga &amp; S. W. </w:t>
      </w:r>
      <w:proofErr w:type="spellStart"/>
      <w:r w:rsidRPr="001B223C">
        <w:rPr>
          <w:rFonts w:asciiTheme="majorHAnsi" w:hAnsiTheme="majorHAnsi" w:cstheme="majorHAnsi"/>
        </w:rPr>
        <w:t>Nasong'o</w:t>
      </w:r>
      <w:proofErr w:type="spellEnd"/>
      <w:r w:rsidRPr="001B223C">
        <w:rPr>
          <w:rFonts w:asciiTheme="majorHAnsi" w:hAnsiTheme="majorHAnsi" w:cstheme="majorHAnsi"/>
        </w:rPr>
        <w:t xml:space="preserve"> (Eds.), </w:t>
      </w:r>
      <w:r w:rsidRPr="001B223C">
        <w:rPr>
          <w:rFonts w:asciiTheme="majorHAnsi" w:hAnsiTheme="majorHAnsi" w:cstheme="majorHAnsi"/>
          <w:i/>
          <w:iCs/>
        </w:rPr>
        <w:t>Kenya: The struggle for democracy</w:t>
      </w:r>
      <w:r w:rsidRPr="001B223C">
        <w:rPr>
          <w:rFonts w:asciiTheme="majorHAnsi" w:hAnsiTheme="majorHAnsi" w:cstheme="majorHAnsi"/>
        </w:rPr>
        <w:t xml:space="preserve"> (pp. 34–60). Zed Books.</w:t>
      </w:r>
    </w:p>
    <w:p w14:paraId="0000040A" w14:textId="77777777" w:rsidR="00D12A07" w:rsidRPr="001B223C" w:rsidRDefault="00000000" w:rsidP="00571BFC">
      <w:pPr>
        <w:spacing w:before="240" w:after="240"/>
        <w:jc w:val="both"/>
        <w:rPr>
          <w:rFonts w:asciiTheme="majorHAnsi" w:hAnsiTheme="majorHAnsi" w:cstheme="majorHAnsi"/>
        </w:rPr>
      </w:pPr>
      <w:proofErr w:type="spellStart"/>
      <w:r w:rsidRPr="001B223C">
        <w:rPr>
          <w:rFonts w:asciiTheme="majorHAnsi" w:hAnsiTheme="majorHAnsi" w:cstheme="majorHAnsi"/>
        </w:rPr>
        <w:t>Lawoti</w:t>
      </w:r>
      <w:proofErr w:type="spellEnd"/>
      <w:r w:rsidRPr="001B223C">
        <w:rPr>
          <w:rFonts w:asciiTheme="majorHAnsi" w:hAnsiTheme="majorHAnsi" w:cstheme="majorHAnsi"/>
        </w:rPr>
        <w:t xml:space="preserve">, M. (2005). </w:t>
      </w:r>
      <w:r w:rsidRPr="001B223C">
        <w:rPr>
          <w:rFonts w:asciiTheme="majorHAnsi" w:hAnsiTheme="majorHAnsi" w:cstheme="majorHAnsi"/>
          <w:i/>
          <w:iCs/>
        </w:rPr>
        <w:t>Towards a democratic Nepal: Inclusive democratic institutions in a multicultural society</w:t>
      </w:r>
      <w:r w:rsidRPr="001B223C">
        <w:rPr>
          <w:rFonts w:asciiTheme="majorHAnsi" w:hAnsiTheme="majorHAnsi" w:cstheme="majorHAnsi"/>
        </w:rPr>
        <w:t>. SAGE Publications.</w:t>
      </w:r>
    </w:p>
    <w:p w14:paraId="0000040B"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Mamdani, M. (1996). </w:t>
      </w:r>
      <w:r w:rsidRPr="001B223C">
        <w:rPr>
          <w:rFonts w:asciiTheme="majorHAnsi" w:hAnsiTheme="majorHAnsi" w:cstheme="majorHAnsi"/>
          <w:i/>
          <w:iCs/>
        </w:rPr>
        <w:t>Citizen and subject: Contemporary Africa and the legacy of late colonialism</w:t>
      </w:r>
      <w:r w:rsidRPr="001B223C">
        <w:rPr>
          <w:rFonts w:asciiTheme="majorHAnsi" w:hAnsiTheme="majorHAnsi" w:cstheme="majorHAnsi"/>
        </w:rPr>
        <w:t>. Princeton University Press.</w:t>
      </w:r>
    </w:p>
    <w:p w14:paraId="0000040C"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Minority Rights Group International. (2024). </w:t>
      </w:r>
      <w:r w:rsidRPr="001B223C">
        <w:rPr>
          <w:rFonts w:asciiTheme="majorHAnsi" w:hAnsiTheme="majorHAnsi" w:cstheme="majorHAnsi"/>
          <w:i/>
          <w:iCs/>
        </w:rPr>
        <w:t>World directory of minorities and indigenous peoples</w:t>
      </w:r>
      <w:r w:rsidRPr="001B223C">
        <w:rPr>
          <w:rFonts w:asciiTheme="majorHAnsi" w:hAnsiTheme="majorHAnsi" w:cstheme="majorHAnsi"/>
        </w:rPr>
        <w:t>.</w:t>
      </w:r>
      <w:hyperlink r:id="rId40">
        <w:r w:rsidR="00D12A07" w:rsidRPr="001B223C">
          <w:rPr>
            <w:rFonts w:asciiTheme="majorHAnsi" w:hAnsiTheme="majorHAnsi" w:cstheme="majorHAnsi"/>
          </w:rPr>
          <w:t xml:space="preserve"> </w:t>
        </w:r>
      </w:hyperlink>
      <w:hyperlink r:id="rId41">
        <w:r w:rsidR="00D12A07" w:rsidRPr="001B223C">
          <w:rPr>
            <w:rFonts w:asciiTheme="majorHAnsi" w:hAnsiTheme="majorHAnsi" w:cstheme="majorHAnsi"/>
            <w:color w:val="1155CC"/>
            <w:u w:val="single"/>
          </w:rPr>
          <w:t>https://minorityrights.org/directory/</w:t>
        </w:r>
      </w:hyperlink>
    </w:p>
    <w:p w14:paraId="0000040D" w14:textId="0D68635B"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Mustapha, A. R. (2006). </w:t>
      </w:r>
      <w:r w:rsidRPr="001B223C">
        <w:rPr>
          <w:rFonts w:asciiTheme="majorHAnsi" w:hAnsiTheme="majorHAnsi" w:cstheme="majorHAnsi"/>
          <w:i/>
          <w:iCs/>
        </w:rPr>
        <w:t>Ethnicity and the politics of democratization in Nigeria</w:t>
      </w:r>
      <w:r w:rsidRPr="001B223C">
        <w:rPr>
          <w:rFonts w:asciiTheme="majorHAnsi" w:hAnsiTheme="majorHAnsi" w:cstheme="majorHAnsi"/>
        </w:rPr>
        <w:t>. University of Oxford, Department of International Development.</w:t>
      </w:r>
    </w:p>
    <w:p w14:paraId="0000040E"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Pierson, P. (2004). </w:t>
      </w:r>
      <w:r w:rsidRPr="001B223C">
        <w:rPr>
          <w:rFonts w:asciiTheme="majorHAnsi" w:hAnsiTheme="majorHAnsi" w:cstheme="majorHAnsi"/>
          <w:i/>
          <w:iCs/>
        </w:rPr>
        <w:t>Politics in time: History, institutions, and social analysis</w:t>
      </w:r>
      <w:r w:rsidRPr="001B223C">
        <w:rPr>
          <w:rFonts w:asciiTheme="majorHAnsi" w:hAnsiTheme="majorHAnsi" w:cstheme="majorHAnsi"/>
        </w:rPr>
        <w:t>. Princeton University Press.</w:t>
      </w:r>
    </w:p>
    <w:p w14:paraId="0000040F"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lastRenderedPageBreak/>
        <w:t xml:space="preserve">Poulton, H. (1995). </w:t>
      </w:r>
      <w:r w:rsidRPr="001B223C">
        <w:rPr>
          <w:rFonts w:asciiTheme="majorHAnsi" w:hAnsiTheme="majorHAnsi" w:cstheme="majorHAnsi"/>
          <w:i/>
          <w:iCs/>
        </w:rPr>
        <w:t>Who are the Macedonians?</w:t>
      </w:r>
      <w:r w:rsidRPr="001B223C">
        <w:rPr>
          <w:rFonts w:asciiTheme="majorHAnsi" w:hAnsiTheme="majorHAnsi" w:cstheme="majorHAnsi"/>
        </w:rPr>
        <w:t xml:space="preserve"> Indiana University Press.</w:t>
      </w:r>
    </w:p>
    <w:p w14:paraId="00000410"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Premdas, R. R. (1995). </w:t>
      </w:r>
      <w:r w:rsidRPr="001B223C">
        <w:rPr>
          <w:rFonts w:asciiTheme="majorHAnsi" w:hAnsiTheme="majorHAnsi" w:cstheme="majorHAnsi"/>
          <w:i/>
          <w:iCs/>
        </w:rPr>
        <w:t>Ethnic conflict and development: The case of Guyana</w:t>
      </w:r>
      <w:r w:rsidRPr="001B223C">
        <w:rPr>
          <w:rFonts w:asciiTheme="majorHAnsi" w:hAnsiTheme="majorHAnsi" w:cstheme="majorHAnsi"/>
        </w:rPr>
        <w:t>. UNRISD/Avery.</w:t>
      </w:r>
    </w:p>
    <w:p w14:paraId="00000411"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Richards, P. (2004). </w:t>
      </w:r>
      <w:r w:rsidRPr="001B223C">
        <w:rPr>
          <w:rFonts w:asciiTheme="majorHAnsi" w:hAnsiTheme="majorHAnsi" w:cstheme="majorHAnsi"/>
          <w:i/>
          <w:iCs/>
        </w:rPr>
        <w:t xml:space="preserve">Población </w:t>
      </w:r>
      <w:proofErr w:type="spellStart"/>
      <w:r w:rsidRPr="001B223C">
        <w:rPr>
          <w:rFonts w:asciiTheme="majorHAnsi" w:hAnsiTheme="majorHAnsi" w:cstheme="majorHAnsi"/>
          <w:i/>
          <w:iCs/>
        </w:rPr>
        <w:t>indígena</w:t>
      </w:r>
      <w:proofErr w:type="spellEnd"/>
      <w:r w:rsidRPr="001B223C">
        <w:rPr>
          <w:rFonts w:asciiTheme="majorHAnsi" w:hAnsiTheme="majorHAnsi" w:cstheme="majorHAnsi"/>
          <w:i/>
          <w:iCs/>
        </w:rPr>
        <w:t xml:space="preserve"> y derechos </w:t>
      </w:r>
      <w:proofErr w:type="spellStart"/>
      <w:r w:rsidRPr="001B223C">
        <w:rPr>
          <w:rFonts w:asciiTheme="majorHAnsi" w:hAnsiTheme="majorHAnsi" w:cstheme="majorHAnsi"/>
          <w:i/>
          <w:iCs/>
        </w:rPr>
        <w:t>en</w:t>
      </w:r>
      <w:proofErr w:type="spellEnd"/>
      <w:r w:rsidRPr="001B223C">
        <w:rPr>
          <w:rFonts w:asciiTheme="majorHAnsi" w:hAnsiTheme="majorHAnsi" w:cstheme="majorHAnsi"/>
          <w:i/>
          <w:iCs/>
        </w:rPr>
        <w:t xml:space="preserve"> Paraguay</w:t>
      </w:r>
      <w:r w:rsidRPr="001B223C">
        <w:rPr>
          <w:rFonts w:asciiTheme="majorHAnsi" w:hAnsiTheme="majorHAnsi" w:cstheme="majorHAnsi"/>
        </w:rPr>
        <w:t>. United Nations ECLAC/CEPAL.</w:t>
      </w:r>
    </w:p>
    <w:p w14:paraId="1AC98A0A" w14:textId="3AB41010" w:rsidR="00B50783" w:rsidRPr="001B223C" w:rsidRDefault="00B50783" w:rsidP="00571BFC">
      <w:pPr>
        <w:spacing w:before="240" w:after="240"/>
        <w:jc w:val="both"/>
        <w:rPr>
          <w:rFonts w:asciiTheme="majorHAnsi" w:hAnsiTheme="majorHAnsi" w:cstheme="majorHAnsi"/>
        </w:rPr>
      </w:pPr>
      <w:r w:rsidRPr="001B223C">
        <w:rPr>
          <w:rFonts w:asciiTheme="majorHAnsi" w:hAnsiTheme="majorHAnsi" w:cstheme="majorHAnsi"/>
        </w:rPr>
        <w:t xml:space="preserve">Scarritt, A. (2024). Extractive labor: A lethal legacy of racialized colonial rule. </w:t>
      </w:r>
      <w:r w:rsidRPr="001B223C">
        <w:rPr>
          <w:rFonts w:asciiTheme="majorHAnsi" w:hAnsiTheme="majorHAnsi" w:cstheme="majorHAnsi"/>
          <w:i/>
          <w:iCs/>
        </w:rPr>
        <w:t>Critical Sociology</w:t>
      </w:r>
      <w:r w:rsidRPr="001B223C">
        <w:rPr>
          <w:rFonts w:asciiTheme="majorHAnsi" w:hAnsiTheme="majorHAnsi" w:cstheme="majorHAnsi"/>
        </w:rPr>
        <w:t xml:space="preserve">, </w:t>
      </w:r>
      <w:r w:rsidRPr="001B223C">
        <w:rPr>
          <w:rFonts w:asciiTheme="majorHAnsi" w:hAnsiTheme="majorHAnsi" w:cstheme="majorHAnsi"/>
          <w:i/>
          <w:iCs/>
        </w:rPr>
        <w:t>50</w:t>
      </w:r>
      <w:r w:rsidRPr="001B223C">
        <w:rPr>
          <w:rFonts w:asciiTheme="majorHAnsi" w:hAnsiTheme="majorHAnsi" w:cstheme="majorHAnsi"/>
        </w:rPr>
        <w:t>(1), 11–32.</w:t>
      </w:r>
    </w:p>
    <w:p w14:paraId="00000412"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Shoman, A. (2011). </w:t>
      </w:r>
      <w:r w:rsidRPr="001B223C">
        <w:rPr>
          <w:rFonts w:asciiTheme="majorHAnsi" w:hAnsiTheme="majorHAnsi" w:cstheme="majorHAnsi"/>
          <w:i/>
          <w:iCs/>
        </w:rPr>
        <w:t>A history of Belize in 13 chapters</w:t>
      </w:r>
      <w:r w:rsidRPr="001B223C">
        <w:rPr>
          <w:rFonts w:asciiTheme="majorHAnsi" w:hAnsiTheme="majorHAnsi" w:cstheme="majorHAnsi"/>
        </w:rPr>
        <w:t>. Angelus Press.</w:t>
      </w:r>
    </w:p>
    <w:p w14:paraId="00000413" w14:textId="77777777" w:rsidR="00D12A07" w:rsidRPr="001B223C" w:rsidRDefault="00000000" w:rsidP="00571BFC">
      <w:pPr>
        <w:spacing w:before="240" w:after="240"/>
        <w:jc w:val="both"/>
        <w:rPr>
          <w:rFonts w:asciiTheme="majorHAnsi" w:hAnsiTheme="majorHAnsi" w:cstheme="majorHAnsi"/>
          <w:color w:val="1155CC"/>
          <w:u w:val="single"/>
        </w:rPr>
      </w:pPr>
      <w:r w:rsidRPr="001B223C">
        <w:rPr>
          <w:rFonts w:asciiTheme="majorHAnsi" w:hAnsiTheme="majorHAnsi" w:cstheme="majorHAnsi"/>
        </w:rPr>
        <w:t xml:space="preserve">United Nations High Commissioner for Refugees. (2024). </w:t>
      </w:r>
      <w:r w:rsidRPr="001B223C">
        <w:rPr>
          <w:rFonts w:asciiTheme="majorHAnsi" w:hAnsiTheme="majorHAnsi" w:cstheme="majorHAnsi"/>
          <w:i/>
          <w:iCs/>
        </w:rPr>
        <w:t>Jordan: UNHCR operational update</w:t>
      </w:r>
      <w:r w:rsidRPr="001B223C">
        <w:rPr>
          <w:rFonts w:asciiTheme="majorHAnsi" w:hAnsiTheme="majorHAnsi" w:cstheme="majorHAnsi"/>
        </w:rPr>
        <w:t>.</w:t>
      </w:r>
      <w:hyperlink r:id="rId42">
        <w:r w:rsidR="00D12A07" w:rsidRPr="001B223C">
          <w:rPr>
            <w:rFonts w:asciiTheme="majorHAnsi" w:hAnsiTheme="majorHAnsi" w:cstheme="majorHAnsi"/>
          </w:rPr>
          <w:t xml:space="preserve"> </w:t>
        </w:r>
      </w:hyperlink>
      <w:hyperlink r:id="rId43">
        <w:r w:rsidR="00D12A07" w:rsidRPr="001B223C">
          <w:rPr>
            <w:rFonts w:asciiTheme="majorHAnsi" w:hAnsiTheme="majorHAnsi" w:cstheme="majorHAnsi"/>
            <w:color w:val="1155CC"/>
            <w:u w:val="single"/>
          </w:rPr>
          <w:t>https://reporting.unhcr.org/jordan</w:t>
        </w:r>
      </w:hyperlink>
    </w:p>
    <w:p w14:paraId="00000414" w14:textId="77777777" w:rsidR="00D12A07" w:rsidRPr="009F365E" w:rsidRDefault="00000000" w:rsidP="00571BFC">
      <w:pPr>
        <w:spacing w:before="240" w:after="240"/>
        <w:jc w:val="both"/>
        <w:rPr>
          <w:rFonts w:asciiTheme="majorHAnsi" w:hAnsiTheme="majorHAnsi" w:cstheme="majorHAnsi"/>
          <w:color w:val="1155CC"/>
          <w:u w:val="single"/>
          <w:lang w:val="de-DE"/>
        </w:rPr>
      </w:pPr>
      <w:r w:rsidRPr="001B223C">
        <w:rPr>
          <w:rFonts w:asciiTheme="majorHAnsi" w:hAnsiTheme="majorHAnsi" w:cstheme="majorHAnsi"/>
        </w:rPr>
        <w:t xml:space="preserve">United Nations. (2025). </w:t>
      </w:r>
      <w:r w:rsidRPr="001B223C">
        <w:rPr>
          <w:rFonts w:asciiTheme="majorHAnsi" w:hAnsiTheme="majorHAnsi" w:cstheme="majorHAnsi"/>
          <w:i/>
          <w:iCs/>
        </w:rPr>
        <w:t>The Sustainable Development Goals report 2025</w:t>
      </w:r>
      <w:r w:rsidRPr="001B223C">
        <w:rPr>
          <w:rFonts w:asciiTheme="majorHAnsi" w:hAnsiTheme="majorHAnsi" w:cstheme="majorHAnsi"/>
        </w:rPr>
        <w:t xml:space="preserve">. </w:t>
      </w:r>
      <w:r w:rsidRPr="009F365E">
        <w:rPr>
          <w:rFonts w:asciiTheme="majorHAnsi" w:hAnsiTheme="majorHAnsi" w:cstheme="majorHAnsi"/>
          <w:lang w:val="de-DE"/>
        </w:rPr>
        <w:t>UN Stats.</w:t>
      </w:r>
      <w:hyperlink r:id="rId44">
        <w:r w:rsidR="00D12A07" w:rsidRPr="009F365E">
          <w:rPr>
            <w:rFonts w:asciiTheme="majorHAnsi" w:hAnsiTheme="majorHAnsi" w:cstheme="majorHAnsi"/>
            <w:lang w:val="de-DE"/>
          </w:rPr>
          <w:t xml:space="preserve"> </w:t>
        </w:r>
      </w:hyperlink>
      <w:hyperlink r:id="rId45">
        <w:r w:rsidR="00D12A07" w:rsidRPr="009F365E">
          <w:rPr>
            <w:rFonts w:asciiTheme="majorHAnsi" w:hAnsiTheme="majorHAnsi" w:cstheme="majorHAnsi"/>
            <w:color w:val="1155CC"/>
            <w:u w:val="single"/>
            <w:lang w:val="de-DE"/>
          </w:rPr>
          <w:t>https://unstats.un.org/sdgs/report/2025/</w:t>
        </w:r>
      </w:hyperlink>
    </w:p>
    <w:p w14:paraId="00000415" w14:textId="77777777" w:rsidR="00D12A07" w:rsidRPr="001B223C" w:rsidRDefault="00000000" w:rsidP="00571BFC">
      <w:pPr>
        <w:spacing w:before="240" w:after="240"/>
        <w:jc w:val="both"/>
        <w:rPr>
          <w:rFonts w:asciiTheme="majorHAnsi" w:hAnsiTheme="majorHAnsi" w:cstheme="majorHAnsi"/>
        </w:rPr>
      </w:pPr>
      <w:r w:rsidRPr="009F365E">
        <w:rPr>
          <w:rFonts w:asciiTheme="majorHAnsi" w:hAnsiTheme="majorHAnsi" w:cstheme="majorHAnsi"/>
          <w:lang w:val="de-DE"/>
        </w:rPr>
        <w:t xml:space="preserve">Wade, P. (1997). </w:t>
      </w:r>
      <w:r w:rsidRPr="001B223C">
        <w:rPr>
          <w:rFonts w:asciiTheme="majorHAnsi" w:hAnsiTheme="majorHAnsi" w:cstheme="majorHAnsi"/>
          <w:i/>
          <w:iCs/>
        </w:rPr>
        <w:t>Race and ethnicity in Latin America</w:t>
      </w:r>
      <w:r w:rsidRPr="001B223C">
        <w:rPr>
          <w:rFonts w:asciiTheme="majorHAnsi" w:hAnsiTheme="majorHAnsi" w:cstheme="majorHAnsi"/>
        </w:rPr>
        <w:t>. Pluto Press.</w:t>
      </w:r>
    </w:p>
    <w:p w14:paraId="00000416"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Wheatley, J. (2005). </w:t>
      </w:r>
      <w:r w:rsidRPr="001B223C">
        <w:rPr>
          <w:rFonts w:asciiTheme="majorHAnsi" w:hAnsiTheme="majorHAnsi" w:cstheme="majorHAnsi"/>
          <w:i/>
          <w:iCs/>
        </w:rPr>
        <w:t>Georgia from national awakening to Rose Revolution: Delayed transition in the former Soviet Union</w:t>
      </w:r>
      <w:r w:rsidRPr="001B223C">
        <w:rPr>
          <w:rFonts w:asciiTheme="majorHAnsi" w:hAnsiTheme="majorHAnsi" w:cstheme="majorHAnsi"/>
        </w:rPr>
        <w:t>. Ashgate Publishing.</w:t>
      </w:r>
    </w:p>
    <w:p w14:paraId="00000417"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Worden, N. (2012). </w:t>
      </w:r>
      <w:r w:rsidRPr="001B223C">
        <w:rPr>
          <w:rFonts w:asciiTheme="majorHAnsi" w:hAnsiTheme="majorHAnsi" w:cstheme="majorHAnsi"/>
          <w:i/>
          <w:iCs/>
        </w:rPr>
        <w:t>The making of modern South Africa: Conquest, apartheid, democracy</w:t>
      </w:r>
      <w:r w:rsidRPr="001B223C">
        <w:rPr>
          <w:rFonts w:asciiTheme="majorHAnsi" w:hAnsiTheme="majorHAnsi" w:cstheme="majorHAnsi"/>
        </w:rPr>
        <w:t xml:space="preserve"> (5th ed.). Wiley-Blackwell.</w:t>
      </w:r>
    </w:p>
    <w:p w14:paraId="00000418"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World Bank. (2024). </w:t>
      </w:r>
      <w:r w:rsidRPr="001B223C">
        <w:rPr>
          <w:rFonts w:asciiTheme="majorHAnsi" w:hAnsiTheme="majorHAnsi" w:cstheme="majorHAnsi"/>
          <w:i/>
          <w:iCs/>
        </w:rPr>
        <w:t>Poverty, prosperity, and planet report 2024</w:t>
      </w:r>
      <w:r w:rsidRPr="001B223C">
        <w:rPr>
          <w:rFonts w:asciiTheme="majorHAnsi" w:hAnsiTheme="majorHAnsi" w:cstheme="majorHAnsi"/>
        </w:rPr>
        <w:t>. World Bank Group.</w:t>
      </w:r>
      <w:hyperlink r:id="rId46">
        <w:r w:rsidR="00D12A07" w:rsidRPr="001B223C">
          <w:rPr>
            <w:rFonts w:asciiTheme="majorHAnsi" w:hAnsiTheme="majorHAnsi" w:cstheme="majorHAnsi"/>
          </w:rPr>
          <w:t xml:space="preserve"> </w:t>
        </w:r>
      </w:hyperlink>
      <w:hyperlink r:id="rId47">
        <w:r w:rsidR="00D12A07" w:rsidRPr="001B223C">
          <w:rPr>
            <w:rFonts w:asciiTheme="majorHAnsi" w:hAnsiTheme="majorHAnsi" w:cstheme="majorHAnsi"/>
            <w:color w:val="1155CC"/>
            <w:u w:val="single"/>
          </w:rPr>
          <w:t>https://www.worldbank.org/en/publication/poverty-prosperity-and-planet</w:t>
        </w:r>
      </w:hyperlink>
    </w:p>
    <w:p w14:paraId="00000419" w14:textId="77777777" w:rsidR="00D12A07" w:rsidRPr="001B223C" w:rsidRDefault="00000000" w:rsidP="00571BFC">
      <w:pPr>
        <w:spacing w:before="240" w:after="240"/>
        <w:jc w:val="both"/>
        <w:rPr>
          <w:rFonts w:asciiTheme="majorHAnsi" w:hAnsiTheme="majorHAnsi" w:cstheme="majorHAnsi"/>
        </w:rPr>
      </w:pPr>
      <w:r w:rsidRPr="001B223C">
        <w:rPr>
          <w:rFonts w:asciiTheme="majorHAnsi" w:hAnsiTheme="majorHAnsi" w:cstheme="majorHAnsi"/>
        </w:rPr>
        <w:t xml:space="preserve">Wyse, A. J. G. (1989). </w:t>
      </w:r>
      <w:r w:rsidRPr="001B223C">
        <w:rPr>
          <w:rFonts w:asciiTheme="majorHAnsi" w:hAnsiTheme="majorHAnsi" w:cstheme="majorHAnsi"/>
          <w:i/>
          <w:iCs/>
        </w:rPr>
        <w:t>The Krio of Sierra Leone: An interpretive history</w:t>
      </w:r>
      <w:r w:rsidRPr="001B223C">
        <w:rPr>
          <w:rFonts w:asciiTheme="majorHAnsi" w:hAnsiTheme="majorHAnsi" w:cstheme="majorHAnsi"/>
        </w:rPr>
        <w:t>. International African Institute.</w:t>
      </w:r>
    </w:p>
    <w:p w14:paraId="0000041E" w14:textId="394ED4BC" w:rsidR="00D12A07" w:rsidRPr="001B223C" w:rsidRDefault="00D12A07" w:rsidP="00571BFC">
      <w:pPr>
        <w:jc w:val="both"/>
        <w:rPr>
          <w:rFonts w:asciiTheme="majorHAnsi" w:hAnsiTheme="majorHAnsi" w:cstheme="majorHAnsi"/>
        </w:rPr>
      </w:pPr>
    </w:p>
    <w:sectPr w:rsidR="00D12A07" w:rsidRPr="001B223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0033" w14:textId="77777777" w:rsidR="00530A41" w:rsidRDefault="00530A41">
      <w:pPr>
        <w:spacing w:line="240" w:lineRule="auto"/>
      </w:pPr>
      <w:r>
        <w:separator/>
      </w:r>
    </w:p>
  </w:endnote>
  <w:endnote w:type="continuationSeparator" w:id="0">
    <w:p w14:paraId="28C3D735" w14:textId="77777777" w:rsidR="00530A41" w:rsidRDefault="00530A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9928C5-6A39-4AA8-A121-71A8277578EB}"/>
    <w:embedBold r:id="rId2" w:fontKey="{FED8DB53-10C2-428F-8199-CF365D3FBAE8}"/>
    <w:embedItalic r:id="rId3" w:fontKey="{5BDADD8B-1B42-4810-A6ED-AA52092B76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embedRegular r:id="rId4" w:fontKey="{5EEA5F6A-5E40-4BCB-A18D-F2A72F62B9FB}"/>
  </w:font>
  <w:font w:name="Cambria">
    <w:panose1 w:val="02040503050406030204"/>
    <w:charset w:val="00"/>
    <w:family w:val="roman"/>
    <w:pitch w:val="variable"/>
    <w:sig w:usb0="E00006FF" w:usb1="420024FF" w:usb2="02000000" w:usb3="00000000" w:csb0="0000019F" w:csb1="00000000"/>
    <w:embedRegular r:id="rId5" w:fontKey="{2797EADE-A488-4DB4-971A-5E63A9A81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F" w14:textId="37B1197D" w:rsidR="00D12A07" w:rsidRDefault="00000000">
    <w:pPr>
      <w:jc w:val="right"/>
    </w:pPr>
    <w:r>
      <w:fldChar w:fldCharType="begin"/>
    </w:r>
    <w:r>
      <w:instrText>PAGE</w:instrText>
    </w:r>
    <w:r>
      <w:fldChar w:fldCharType="separate"/>
    </w:r>
    <w:r w:rsidR="006C34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41647" w14:textId="77777777" w:rsidR="00530A41" w:rsidRDefault="00530A41">
      <w:pPr>
        <w:spacing w:line="240" w:lineRule="auto"/>
      </w:pPr>
      <w:r>
        <w:separator/>
      </w:r>
    </w:p>
  </w:footnote>
  <w:footnote w:type="continuationSeparator" w:id="0">
    <w:p w14:paraId="0F81BE1A" w14:textId="77777777" w:rsidR="00530A41" w:rsidRDefault="00530A41">
      <w:pPr>
        <w:spacing w:line="240" w:lineRule="auto"/>
      </w:pPr>
      <w:r>
        <w:continuationSeparator/>
      </w:r>
    </w:p>
  </w:footnote>
  <w:footnote w:id="1">
    <w:p w14:paraId="15FF8C5D" w14:textId="6BE53CE1" w:rsidR="009504FC" w:rsidRPr="00E048BC" w:rsidRDefault="009504FC">
      <w:pPr>
        <w:pStyle w:val="FootnoteText"/>
        <w:rPr>
          <w:sz w:val="18"/>
          <w:szCs w:val="18"/>
          <w:lang w:val="en-GB"/>
        </w:rPr>
      </w:pPr>
      <w:r w:rsidRPr="00E048BC">
        <w:rPr>
          <w:rStyle w:val="FootnoteReference"/>
          <w:sz w:val="18"/>
          <w:szCs w:val="18"/>
        </w:rPr>
        <w:footnoteRef/>
      </w:r>
      <w:r w:rsidRPr="00E048BC">
        <w:rPr>
          <w:sz w:val="18"/>
          <w:szCs w:val="18"/>
        </w:rPr>
        <w:t xml:space="preserve"> </w:t>
      </w:r>
      <w:r w:rsidRPr="00E048BC">
        <w:rPr>
          <w:sz w:val="18"/>
          <w:szCs w:val="18"/>
          <w:lang w:val="en-GB"/>
        </w:rPr>
        <w:t>Principal component analysis involves</w:t>
      </w:r>
      <w:r w:rsidR="00E048BC" w:rsidRPr="00E048BC">
        <w:rPr>
          <w:sz w:val="18"/>
          <w:szCs w:val="18"/>
          <w:lang w:val="en-GB"/>
        </w:rPr>
        <w:t xml:space="preserve"> measuring the correlation between variables and grouping components to make it easier to analyse large datasets.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0812"/>
    <w:multiLevelType w:val="multilevel"/>
    <w:tmpl w:val="AA2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D4A18"/>
    <w:multiLevelType w:val="hybridMultilevel"/>
    <w:tmpl w:val="859AC9EE"/>
    <w:lvl w:ilvl="0" w:tplc="65BE88E4">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3578194">
    <w:abstractNumId w:val="1"/>
  </w:num>
  <w:num w:numId="2" w16cid:durableId="11375286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inik Bulla">
    <w15:presenceInfo w15:providerId="Windows Live" w15:userId="ca67e863bc326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A07"/>
    <w:rsid w:val="00016ECE"/>
    <w:rsid w:val="000208CE"/>
    <w:rsid w:val="00053647"/>
    <w:rsid w:val="0006050D"/>
    <w:rsid w:val="00060AD2"/>
    <w:rsid w:val="00076FB7"/>
    <w:rsid w:val="000E27F1"/>
    <w:rsid w:val="000E6011"/>
    <w:rsid w:val="000F353A"/>
    <w:rsid w:val="001211F3"/>
    <w:rsid w:val="00122AB0"/>
    <w:rsid w:val="0013095C"/>
    <w:rsid w:val="00154AB2"/>
    <w:rsid w:val="001600E4"/>
    <w:rsid w:val="00163DF2"/>
    <w:rsid w:val="00175485"/>
    <w:rsid w:val="00194EBB"/>
    <w:rsid w:val="001A50A7"/>
    <w:rsid w:val="001B159C"/>
    <w:rsid w:val="001B223C"/>
    <w:rsid w:val="001C77D8"/>
    <w:rsid w:val="001D6838"/>
    <w:rsid w:val="001F4B99"/>
    <w:rsid w:val="002260BD"/>
    <w:rsid w:val="00234C24"/>
    <w:rsid w:val="00252E02"/>
    <w:rsid w:val="002559D3"/>
    <w:rsid w:val="00265AFC"/>
    <w:rsid w:val="002743A4"/>
    <w:rsid w:val="00275311"/>
    <w:rsid w:val="00275966"/>
    <w:rsid w:val="00283BCD"/>
    <w:rsid w:val="002B04CC"/>
    <w:rsid w:val="002E5B3D"/>
    <w:rsid w:val="003076CE"/>
    <w:rsid w:val="00347A03"/>
    <w:rsid w:val="0035172D"/>
    <w:rsid w:val="003532B3"/>
    <w:rsid w:val="003B1D6E"/>
    <w:rsid w:val="003C7AC3"/>
    <w:rsid w:val="003D38FC"/>
    <w:rsid w:val="003E03F4"/>
    <w:rsid w:val="003F02A8"/>
    <w:rsid w:val="003F7C07"/>
    <w:rsid w:val="00421612"/>
    <w:rsid w:val="004331F7"/>
    <w:rsid w:val="00436BE1"/>
    <w:rsid w:val="004415BD"/>
    <w:rsid w:val="00463DC6"/>
    <w:rsid w:val="004836AA"/>
    <w:rsid w:val="00514745"/>
    <w:rsid w:val="00530A41"/>
    <w:rsid w:val="00547579"/>
    <w:rsid w:val="00571BFC"/>
    <w:rsid w:val="005727D2"/>
    <w:rsid w:val="00572F54"/>
    <w:rsid w:val="0058472D"/>
    <w:rsid w:val="005D6951"/>
    <w:rsid w:val="005E13D4"/>
    <w:rsid w:val="005E523B"/>
    <w:rsid w:val="005F5175"/>
    <w:rsid w:val="006050AB"/>
    <w:rsid w:val="0063216F"/>
    <w:rsid w:val="00633001"/>
    <w:rsid w:val="0065240F"/>
    <w:rsid w:val="00656F79"/>
    <w:rsid w:val="00683693"/>
    <w:rsid w:val="006954F4"/>
    <w:rsid w:val="006C34C5"/>
    <w:rsid w:val="006E3A7E"/>
    <w:rsid w:val="00730CE0"/>
    <w:rsid w:val="0073697E"/>
    <w:rsid w:val="0073779E"/>
    <w:rsid w:val="007A299F"/>
    <w:rsid w:val="007A7069"/>
    <w:rsid w:val="007E11D2"/>
    <w:rsid w:val="00814014"/>
    <w:rsid w:val="00815BBC"/>
    <w:rsid w:val="00825963"/>
    <w:rsid w:val="00870F98"/>
    <w:rsid w:val="00886FDE"/>
    <w:rsid w:val="008A1882"/>
    <w:rsid w:val="008E6539"/>
    <w:rsid w:val="008F1CDA"/>
    <w:rsid w:val="008F1F96"/>
    <w:rsid w:val="0090674A"/>
    <w:rsid w:val="00907A00"/>
    <w:rsid w:val="00911E9C"/>
    <w:rsid w:val="009125D3"/>
    <w:rsid w:val="00915F2A"/>
    <w:rsid w:val="00934D9C"/>
    <w:rsid w:val="00936009"/>
    <w:rsid w:val="00944D70"/>
    <w:rsid w:val="009504FC"/>
    <w:rsid w:val="00950A3E"/>
    <w:rsid w:val="00951FBF"/>
    <w:rsid w:val="009B3EE3"/>
    <w:rsid w:val="009B7C3B"/>
    <w:rsid w:val="009B7E48"/>
    <w:rsid w:val="009D75A2"/>
    <w:rsid w:val="009F365E"/>
    <w:rsid w:val="00A25994"/>
    <w:rsid w:val="00A30239"/>
    <w:rsid w:val="00A507BD"/>
    <w:rsid w:val="00A513DF"/>
    <w:rsid w:val="00AA0DE0"/>
    <w:rsid w:val="00AC3AC0"/>
    <w:rsid w:val="00AE4D74"/>
    <w:rsid w:val="00B01849"/>
    <w:rsid w:val="00B02F00"/>
    <w:rsid w:val="00B265D4"/>
    <w:rsid w:val="00B40DB8"/>
    <w:rsid w:val="00B4102D"/>
    <w:rsid w:val="00B50783"/>
    <w:rsid w:val="00B609E8"/>
    <w:rsid w:val="00B6580C"/>
    <w:rsid w:val="00B70D5C"/>
    <w:rsid w:val="00B77B06"/>
    <w:rsid w:val="00BE78E5"/>
    <w:rsid w:val="00BF133D"/>
    <w:rsid w:val="00C164E4"/>
    <w:rsid w:val="00C60431"/>
    <w:rsid w:val="00C62577"/>
    <w:rsid w:val="00C63099"/>
    <w:rsid w:val="00C801D7"/>
    <w:rsid w:val="00C81C93"/>
    <w:rsid w:val="00C91393"/>
    <w:rsid w:val="00CA07BB"/>
    <w:rsid w:val="00CB7674"/>
    <w:rsid w:val="00CD7AEA"/>
    <w:rsid w:val="00CF10FA"/>
    <w:rsid w:val="00D12A07"/>
    <w:rsid w:val="00D90EEC"/>
    <w:rsid w:val="00DA26EB"/>
    <w:rsid w:val="00DA302E"/>
    <w:rsid w:val="00DA61F3"/>
    <w:rsid w:val="00DB68E2"/>
    <w:rsid w:val="00DD3FC5"/>
    <w:rsid w:val="00DE5417"/>
    <w:rsid w:val="00E048BC"/>
    <w:rsid w:val="00E0778D"/>
    <w:rsid w:val="00E11522"/>
    <w:rsid w:val="00E24CD1"/>
    <w:rsid w:val="00E2642F"/>
    <w:rsid w:val="00E3729F"/>
    <w:rsid w:val="00E61C12"/>
    <w:rsid w:val="00E6449F"/>
    <w:rsid w:val="00E70580"/>
    <w:rsid w:val="00EB024C"/>
    <w:rsid w:val="00EB285A"/>
    <w:rsid w:val="00EB55CD"/>
    <w:rsid w:val="00EC2EF8"/>
    <w:rsid w:val="00EE13E3"/>
    <w:rsid w:val="00F0528D"/>
    <w:rsid w:val="00F115EB"/>
    <w:rsid w:val="00F177CF"/>
    <w:rsid w:val="00F2354A"/>
    <w:rsid w:val="00F24043"/>
    <w:rsid w:val="00F266A9"/>
    <w:rsid w:val="00F412CE"/>
    <w:rsid w:val="00F51CFB"/>
    <w:rsid w:val="00F613B7"/>
    <w:rsid w:val="00F81576"/>
    <w:rsid w:val="00F82B73"/>
    <w:rsid w:val="00F8494A"/>
    <w:rsid w:val="00F91036"/>
    <w:rsid w:val="00F974E3"/>
    <w:rsid w:val="00FB116A"/>
    <w:rsid w:val="00FC230E"/>
    <w:rsid w:val="00FF6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6BF0"/>
  <w15:docId w15:val="{B8007A84-9543-FB4B-AC7B-33DA20770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1"/>
    <w:tblPr>
      <w:tblCellMar>
        <w:top w:w="100" w:type="dxa"/>
        <w:left w:w="100" w:type="dxa"/>
        <w:bottom w:w="100" w:type="dxa"/>
        <w:right w:w="100" w:type="dxa"/>
      </w:tblCellMar>
    </w:tblPr>
  </w:style>
  <w:style w:type="table" w:customStyle="1" w:styleId="2">
    <w:name w:val="2"/>
    <w:basedOn w:val="TableNormal1"/>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0410E"/>
    <w:rPr>
      <w:b/>
      <w:bCs/>
    </w:rPr>
  </w:style>
  <w:style w:type="character" w:customStyle="1" w:styleId="CommentSubjectChar">
    <w:name w:val="Comment Subject Char"/>
    <w:basedOn w:val="CommentTextChar"/>
    <w:link w:val="CommentSubject"/>
    <w:uiPriority w:val="99"/>
    <w:semiHidden/>
    <w:rsid w:val="00B0410E"/>
    <w:rPr>
      <w:b/>
      <w:bCs/>
      <w:sz w:val="20"/>
      <w:szCs w:val="20"/>
    </w:rPr>
  </w:style>
  <w:style w:type="paragraph" w:styleId="Header">
    <w:name w:val="header"/>
    <w:basedOn w:val="Normal"/>
    <w:link w:val="HeaderChar"/>
    <w:uiPriority w:val="99"/>
    <w:semiHidden/>
    <w:unhideWhenUsed/>
    <w:rsid w:val="000B0B2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06E5A"/>
  </w:style>
  <w:style w:type="paragraph" w:styleId="Footer">
    <w:name w:val="footer"/>
    <w:basedOn w:val="Normal"/>
    <w:link w:val="FooterChar"/>
    <w:uiPriority w:val="99"/>
    <w:semiHidden/>
    <w:unhideWhenUsed/>
    <w:rsid w:val="000B0B2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06E5A"/>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uiPriority w:val="99"/>
    <w:semiHidden/>
    <w:unhideWhenUsed/>
    <w:rsid w:val="009504FC"/>
    <w:pPr>
      <w:spacing w:line="240" w:lineRule="auto"/>
    </w:pPr>
    <w:rPr>
      <w:sz w:val="20"/>
      <w:szCs w:val="20"/>
    </w:rPr>
  </w:style>
  <w:style w:type="character" w:customStyle="1" w:styleId="FootnoteTextChar">
    <w:name w:val="Footnote Text Char"/>
    <w:basedOn w:val="DefaultParagraphFont"/>
    <w:link w:val="FootnoteText"/>
    <w:uiPriority w:val="99"/>
    <w:semiHidden/>
    <w:rsid w:val="009504FC"/>
    <w:rPr>
      <w:sz w:val="20"/>
      <w:szCs w:val="20"/>
    </w:rPr>
  </w:style>
  <w:style w:type="character" w:styleId="FootnoteReference">
    <w:name w:val="footnote reference"/>
    <w:basedOn w:val="DefaultParagraphFont"/>
    <w:uiPriority w:val="99"/>
    <w:semiHidden/>
    <w:unhideWhenUsed/>
    <w:rsid w:val="009504FC"/>
    <w:rPr>
      <w:vertAlign w:val="superscript"/>
    </w:rPr>
  </w:style>
  <w:style w:type="paragraph" w:styleId="ListParagraph">
    <w:name w:val="List Paragraph"/>
    <w:basedOn w:val="Normal"/>
    <w:uiPriority w:val="34"/>
    <w:qFormat/>
    <w:rsid w:val="002743A4"/>
    <w:pPr>
      <w:spacing w:line="240" w:lineRule="auto"/>
      <w:ind w:left="720"/>
      <w:contextualSpacing/>
    </w:pPr>
    <w:rPr>
      <w:rFonts w:ascii="Times New Roman" w:eastAsia="Times New Roman" w:hAnsi="Times New Roman" w:cs="Times New Roman"/>
      <w:sz w:val="24"/>
      <w:szCs w:val="24"/>
      <w:lang w:val="en-GB"/>
    </w:rPr>
  </w:style>
  <w:style w:type="paragraph" w:customStyle="1" w:styleId="my-2">
    <w:name w:val="my-2"/>
    <w:basedOn w:val="Normal"/>
    <w:rsid w:val="002743A4"/>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Revision">
    <w:name w:val="Revision"/>
    <w:hidden/>
    <w:uiPriority w:val="99"/>
    <w:semiHidden/>
    <w:rsid w:val="00283BC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18737">
      <w:bodyDiv w:val="1"/>
      <w:marLeft w:val="0"/>
      <w:marRight w:val="0"/>
      <w:marTop w:val="0"/>
      <w:marBottom w:val="0"/>
      <w:divBdr>
        <w:top w:val="none" w:sz="0" w:space="0" w:color="auto"/>
        <w:left w:val="none" w:sz="0" w:space="0" w:color="auto"/>
        <w:bottom w:val="none" w:sz="0" w:space="0" w:color="auto"/>
        <w:right w:val="none" w:sz="0" w:space="0" w:color="auto"/>
      </w:divBdr>
    </w:div>
    <w:div w:id="506478814">
      <w:bodyDiv w:val="1"/>
      <w:marLeft w:val="0"/>
      <w:marRight w:val="0"/>
      <w:marTop w:val="0"/>
      <w:marBottom w:val="0"/>
      <w:divBdr>
        <w:top w:val="none" w:sz="0" w:space="0" w:color="auto"/>
        <w:left w:val="none" w:sz="0" w:space="0" w:color="auto"/>
        <w:bottom w:val="none" w:sz="0" w:space="0" w:color="auto"/>
        <w:right w:val="none" w:sz="0" w:space="0" w:color="auto"/>
      </w:divBdr>
    </w:div>
    <w:div w:id="701056928">
      <w:bodyDiv w:val="1"/>
      <w:marLeft w:val="0"/>
      <w:marRight w:val="0"/>
      <w:marTop w:val="0"/>
      <w:marBottom w:val="0"/>
      <w:divBdr>
        <w:top w:val="none" w:sz="0" w:space="0" w:color="auto"/>
        <w:left w:val="none" w:sz="0" w:space="0" w:color="auto"/>
        <w:bottom w:val="none" w:sz="0" w:space="0" w:color="auto"/>
        <w:right w:val="none" w:sz="0" w:space="0" w:color="auto"/>
      </w:divBdr>
      <w:divsChild>
        <w:div w:id="117874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134320">
      <w:bodyDiv w:val="1"/>
      <w:marLeft w:val="0"/>
      <w:marRight w:val="0"/>
      <w:marTop w:val="0"/>
      <w:marBottom w:val="0"/>
      <w:divBdr>
        <w:top w:val="none" w:sz="0" w:space="0" w:color="auto"/>
        <w:left w:val="none" w:sz="0" w:space="0" w:color="auto"/>
        <w:bottom w:val="none" w:sz="0" w:space="0" w:color="auto"/>
        <w:right w:val="none" w:sz="0" w:space="0" w:color="auto"/>
      </w:divBdr>
      <w:divsChild>
        <w:div w:id="516778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647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tiff"/><Relationship Id="rId18" Type="http://schemas.openxmlformats.org/officeDocument/2006/relationships/hyperlink" Target="https://doi.org/10.1186/s12939-020-01223-2" TargetMode="External"/><Relationship Id="rId26" Type="http://schemas.openxmlformats.org/officeDocument/2006/relationships/hyperlink" Target="https://doi.org/10.1007/s11205-005-1098-5" TargetMode="External"/><Relationship Id="rId39" Type="http://schemas.openxmlformats.org/officeDocument/2006/relationships/hyperlink" Target="https://www.google.com/search?q=https://www.crisisgroup.org/africa/sahel/mali/mali-avoiding-escalation" TargetMode="External"/><Relationship Id="rId21" Type="http://schemas.openxmlformats.org/officeDocument/2006/relationships/hyperlink" Target="https://www.google.com/search?q=https://doi.org/10.1017/S1537592714001595" TargetMode="External"/><Relationship Id="rId34" Type="http://schemas.openxmlformats.org/officeDocument/2006/relationships/hyperlink" Target="https://www.oxfam.org/en/research/resisting-rule-rich" TargetMode="External"/><Relationship Id="rId42" Type="http://schemas.openxmlformats.org/officeDocument/2006/relationships/hyperlink" Target="https://reporting.unhcr.org/jordan" TargetMode="External"/><Relationship Id="rId47" Type="http://schemas.openxmlformats.org/officeDocument/2006/relationships/hyperlink" Target="https://www.worldbank.org/en/publication/poverty-prosperity-and-planet"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16/0022-0531(70)90039-6" TargetMode="External"/><Relationship Id="rId29" Type="http://schemas.openxmlformats.org/officeDocument/2006/relationships/hyperlink" Target="https://doi.org/10.1177/0160597615603748" TargetMode="External"/><Relationship Id="rId11" Type="http://schemas.openxmlformats.org/officeDocument/2006/relationships/image" Target="media/image1.tiff"/><Relationship Id="rId24" Type="http://schemas.openxmlformats.org/officeDocument/2006/relationships/hyperlink" Target="https://doi.org/10.1093/jae/ejs019" TargetMode="External"/><Relationship Id="rId32" Type="http://schemas.openxmlformats.org/officeDocument/2006/relationships/hyperlink" Target="https://doi.org/10.1007/s11205-005-5920-x" TargetMode="External"/><Relationship Id="rId37" Type="http://schemas.openxmlformats.org/officeDocument/2006/relationships/hyperlink" Target="https://doi.org/10.1111/blar.12558" TargetMode="External"/><Relationship Id="rId40" Type="http://schemas.openxmlformats.org/officeDocument/2006/relationships/hyperlink" Target="https://www.google.com/search?q=https://minorityrights.org/directory/" TargetMode="External"/><Relationship Id="rId45" Type="http://schemas.openxmlformats.org/officeDocument/2006/relationships/hyperlink" Target="https://unstats.un.org/sdgs/report/2025/" TargetMode="External"/><Relationship Id="rId5" Type="http://schemas.openxmlformats.org/officeDocument/2006/relationships/numbering" Target="numbering.xml"/><Relationship Id="rId15" Type="http://schemas.openxmlformats.org/officeDocument/2006/relationships/hyperlink" Target="https://doi.org/10.1016/0022-0531(70)90039-6" TargetMode="External"/><Relationship Id="rId23" Type="http://schemas.openxmlformats.org/officeDocument/2006/relationships/hyperlink" Target="https://doi.org/10.1093/jae/ejs019" TargetMode="External"/><Relationship Id="rId28" Type="http://schemas.openxmlformats.org/officeDocument/2006/relationships/hyperlink" Target="https://doi.org/10.1177/0160597615603748" TargetMode="External"/><Relationship Id="rId36" Type="http://schemas.openxmlformats.org/officeDocument/2006/relationships/hyperlink" Target="https://doi.org/10.1111/blar.12558"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google.com/search?q=https://doi.org/10.51952/9781447366478" TargetMode="External"/><Relationship Id="rId31" Type="http://schemas.openxmlformats.org/officeDocument/2006/relationships/hyperlink" Target="https://doi.org/10.1093/ooec/odad026" TargetMode="External"/><Relationship Id="rId44" Type="http://schemas.openxmlformats.org/officeDocument/2006/relationships/hyperlink" Target="https://unstats.un.org/sdgs/report/20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google.com/search?q=https://doi.org/10.1017/S1537592714001595" TargetMode="External"/><Relationship Id="rId27" Type="http://schemas.openxmlformats.org/officeDocument/2006/relationships/hyperlink" Target="https://doi.org/10.1007/s11205-005-1098-5" TargetMode="External"/><Relationship Id="rId30" Type="http://schemas.openxmlformats.org/officeDocument/2006/relationships/hyperlink" Target="https://doi.org/10.1093/ooec/odad026" TargetMode="External"/><Relationship Id="rId35" Type="http://schemas.openxmlformats.org/officeDocument/2006/relationships/hyperlink" Target="https://www.oxfam.org/en/research/resisting-rule-rich" TargetMode="External"/><Relationship Id="rId43" Type="http://schemas.openxmlformats.org/officeDocument/2006/relationships/hyperlink" Target="https://reporting.unhcr.org/jordan"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tiff"/><Relationship Id="rId17" Type="http://schemas.openxmlformats.org/officeDocument/2006/relationships/hyperlink" Target="https://doi.org/10.1186/s12939-020-01223-2" TargetMode="External"/><Relationship Id="rId25" Type="http://schemas.openxmlformats.org/officeDocument/2006/relationships/hyperlink" Target="https://doi.org/10.1111/ijsw.12610" TargetMode="External"/><Relationship Id="rId33" Type="http://schemas.openxmlformats.org/officeDocument/2006/relationships/hyperlink" Target="https://doi.org/10.1007/s11205-005-5920-x" TargetMode="External"/><Relationship Id="rId38" Type="http://schemas.openxmlformats.org/officeDocument/2006/relationships/hyperlink" Target="https://www.google.com/search?q=https://www.crisisgroup.org/africa/sahel/mali/mali-avoiding-escalation" TargetMode="External"/><Relationship Id="rId46" Type="http://schemas.openxmlformats.org/officeDocument/2006/relationships/hyperlink" Target="https://www.worldbank.org/en/publication/poverty-prosperity-and-planet" TargetMode="External"/><Relationship Id="rId20" Type="http://schemas.openxmlformats.org/officeDocument/2006/relationships/hyperlink" Target="https://www.google.com/search?q=https://doi.org/10.51952/9781447366478" TargetMode="External"/><Relationship Id="rId41" Type="http://schemas.openxmlformats.org/officeDocument/2006/relationships/hyperlink" Target="https://www.google.com/search?q=https://minorityrights.org/directory/" TargetMode="External"/><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A576AF013EBC46ADED23D97ABE2DC0" ma:contentTypeVersion="18" ma:contentTypeDescription="Create a new document." ma:contentTypeScope="" ma:versionID="393e5c9380e7cc698c9e106a9ad8e405">
  <xsd:schema xmlns:xsd="http://www.w3.org/2001/XMLSchema" xmlns:xs="http://www.w3.org/2001/XMLSchema" xmlns:p="http://schemas.microsoft.com/office/2006/metadata/properties" xmlns:ns2="24588acf-10ae-423d-b633-a7d9589f1910" xmlns:ns3="0e1d50dc-48a1-483c-aaad-70f2a0e8c8b2" targetNamespace="http://schemas.microsoft.com/office/2006/metadata/properties" ma:root="true" ma:fieldsID="33c3437b3824ae9161b973efc1757af5" ns2:_="" ns3:_="">
    <xsd:import namespace="24588acf-10ae-423d-b633-a7d9589f1910"/>
    <xsd:import namespace="0e1d50dc-48a1-483c-aaad-70f2a0e8c8b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588acf-10ae-423d-b633-a7d9589f19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c64bf66-3ab6-4740-8ae4-bf44781f388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1d50dc-48a1-483c-aaad-70f2a0e8c8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44f239f-6f5d-4e13-8c60-7659d5b01879}" ma:internalName="TaxCatchAll" ma:showField="CatchAllData" ma:web="0e1d50dc-48a1-483c-aaad-70f2a0e8c8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BsZziCv+7dmbc7ExralR7byiw==">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0e1d50dc-48a1-483c-aaad-70f2a0e8c8b2" xsi:nil="true"/>
    <lcf76f155ced4ddcb4097134ff3c332f xmlns="24588acf-10ae-423d-b633-a7d9589f19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EC395B-CEBA-4B13-9F6C-41A3AD319EAB}">
  <ds:schemaRefs>
    <ds:schemaRef ds:uri="http://schemas.microsoft.com/sharepoint/v3/contenttype/forms"/>
  </ds:schemaRefs>
</ds:datastoreItem>
</file>

<file path=customXml/itemProps2.xml><?xml version="1.0" encoding="utf-8"?>
<ds:datastoreItem xmlns:ds="http://schemas.openxmlformats.org/officeDocument/2006/customXml" ds:itemID="{4515E312-8A8E-4AE4-A404-21BF920C5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588acf-10ae-423d-b633-a7d9589f1910"/>
    <ds:schemaRef ds:uri="0e1d50dc-48a1-483c-aaad-70f2a0e8c8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93E2055-C4F4-4F6D-8902-7EB913FAD4F3}">
  <ds:schemaRefs>
    <ds:schemaRef ds:uri="http://schemas.microsoft.com/office/2006/metadata/properties"/>
    <ds:schemaRef ds:uri="http://schemas.microsoft.com/office/infopath/2007/PartnerControls"/>
    <ds:schemaRef ds:uri="0e1d50dc-48a1-483c-aaad-70f2a0e8c8b2"/>
    <ds:schemaRef ds:uri="24588acf-10ae-423d-b633-a7d9589f1910"/>
  </ds:schemaRefs>
</ds:datastoreItem>
</file>

<file path=docMetadata/LabelInfo.xml><?xml version="1.0" encoding="utf-8"?>
<clbl:labelList xmlns:clbl="http://schemas.microsoft.com/office/2020/mipLabelMetadata">
  <clbl:label id="{5567eafd-e777-42a5-91bb-9440fd43b893}" enabled="0" method="" siteId="{5567eafd-e777-42a5-91bb-9440fd43b893}" removed="1"/>
</clbl:labelList>
</file>

<file path=docProps/app.xml><?xml version="1.0" encoding="utf-8"?>
<Properties xmlns="http://schemas.openxmlformats.org/officeDocument/2006/extended-properties" xmlns:vt="http://schemas.openxmlformats.org/officeDocument/2006/docPropsVTypes">
  <Template>Normal</Template>
  <TotalTime>5</TotalTime>
  <Pages>24</Pages>
  <Words>9309</Words>
  <Characters>53066</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Savage</dc:creator>
  <cp:keywords/>
  <dc:description/>
  <cp:lastModifiedBy>Dominik Bulla</cp:lastModifiedBy>
  <cp:revision>4</cp:revision>
  <dcterms:created xsi:type="dcterms:W3CDTF">2026-07-15T16:20:00Z</dcterms:created>
  <dcterms:modified xsi:type="dcterms:W3CDTF">2026-07-15T16:26:00Z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0x010100E1A576AF013EBC46ADED23D97ABE2DC0</vt:lpwstr>
  </property>
</Properties>
</file>